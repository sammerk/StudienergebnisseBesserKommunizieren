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69D" w14:textId="477238D7" w:rsidR="006F4C7F" w:rsidRPr="006F4C7F" w:rsidRDefault="006F4C7F" w:rsidP="007B6BEF">
      <w:pPr>
        <w:pStyle w:val="Textkrper"/>
        <w:spacing w:line="276" w:lineRule="auto"/>
        <w:ind w:firstLine="0"/>
        <w:jc w:val="both"/>
      </w:pPr>
      <w:r>
        <w:t xml:space="preserve">Samuel Merk, Sarah </w:t>
      </w:r>
      <w:proofErr w:type="spellStart"/>
      <w:r>
        <w:t>Bez</w:t>
      </w:r>
      <w:proofErr w:type="spellEnd"/>
      <w:r>
        <w:t xml:space="preserve"> &amp; Kirstin Schmidt</w:t>
      </w:r>
    </w:p>
    <w:p w14:paraId="42D3A6DF" w14:textId="741B5C23" w:rsidR="000664D1" w:rsidRDefault="00281B32" w:rsidP="007B6BEF">
      <w:pPr>
        <w:pStyle w:val="berschrift1"/>
        <w:spacing w:line="276" w:lineRule="auto"/>
        <w:jc w:val="both"/>
      </w:pPr>
      <w:bookmarkStart w:id="0" w:name="title"/>
      <w:r w:rsidRPr="3C8EA469">
        <w:rPr>
          <w:lang w:val="de-DE"/>
        </w:rPr>
        <w:t>Evidenz.</w:t>
      </w:r>
      <w:r w:rsidR="00E06D55">
        <w:rPr>
          <w:lang w:val="de-DE"/>
        </w:rPr>
        <w:t xml:space="preserve"> </w:t>
      </w:r>
      <w:r w:rsidRPr="3C8EA469">
        <w:rPr>
          <w:lang w:val="de-DE"/>
        </w:rPr>
        <w:t>Besser.</w:t>
      </w:r>
      <w:r w:rsidR="00E06D55">
        <w:rPr>
          <w:lang w:val="de-DE"/>
        </w:rPr>
        <w:t xml:space="preserve"> </w:t>
      </w:r>
      <w:r w:rsidRPr="3C8EA469">
        <w:rPr>
          <w:lang w:val="de-DE"/>
        </w:rPr>
        <w:t>Kommunizieren.</w:t>
      </w:r>
      <w:r w:rsidR="006F4C7F">
        <w:rPr>
          <w:lang w:val="de-DE"/>
        </w:rPr>
        <w:t xml:space="preserve"> </w:t>
      </w:r>
    </w:p>
    <w:p w14:paraId="1F96E6AD" w14:textId="77777777" w:rsidR="00E06D55" w:rsidRDefault="00281B32" w:rsidP="00E06D55">
      <w:pPr>
        <w:pStyle w:val="FirstParagraph"/>
        <w:spacing w:line="276" w:lineRule="auto"/>
        <w:jc w:val="both"/>
        <w:rPr>
          <w:lang w:val="de-DE"/>
        </w:rPr>
      </w:pPr>
      <w:bookmarkStart w:id="1" w:name="firstheader"/>
      <w:bookmarkEnd w:id="0"/>
      <w:r w:rsidRPr="3C8EA469">
        <w:rPr>
          <w:lang w:val="de-DE"/>
        </w:rPr>
        <w:t xml:space="preserve">Die bildungswissenschaftliche Literatur zu Schul- und Unterrichtsentwicklung bedient sich einer Vielzahl theoretischer Grundlegungen (Bohl, 2020) und blickt daher aus ganz verschiedenen Winkeln auf diesen Gegenstand: Neben eher systemtheoretischen Perspektiven (Bauer &amp; Rolff, 1978) finden sich u.a. Ansätze mit Entlehnungen aus der Lehr-Lern- (Helmke, 2022) und Organisationspsychologie (Holtappels, 2007) oder mit dem Leitgedanken der Praxisorientierung (Brügelmann, 2018). Datenbasierte Schul- und Unterrichtsentwicklung hat im deutschsprachigen Raum erst in den vergangenen zwei Dekaden Verbreitung gefunden, wenngleich deren Grundidee des empirischen Einholens von Information über den Ist-Stand schon zuvor gefordert und auch umgesetzt wurde (Altrichter &amp; Rolff, 2006). In jüngerer Zeit ist jedoch von inner- wie außerwissenschaftlichen Stakeholdern vermehrt die Forderung nach einer Entwicklung von Schule und Unterricht hörbar geworden, die ihre Entscheidungen durch Evidenz informiert (AERO, 2023; Bauer &amp; Prenzel, 2012; Council </w:t>
      </w:r>
      <w:proofErr w:type="spellStart"/>
      <w:r w:rsidRPr="3C8EA469">
        <w:rPr>
          <w:lang w:val="de-DE"/>
        </w:rPr>
        <w:t>of</w:t>
      </w:r>
      <w:proofErr w:type="spellEnd"/>
      <w:r w:rsidRPr="3C8EA469">
        <w:rPr>
          <w:lang w:val="de-DE"/>
        </w:rPr>
        <w:t xml:space="preserve"> </w:t>
      </w:r>
      <w:proofErr w:type="spellStart"/>
      <w:r w:rsidRPr="3C8EA469">
        <w:rPr>
          <w:lang w:val="de-DE"/>
        </w:rPr>
        <w:t>the</w:t>
      </w:r>
      <w:proofErr w:type="spellEnd"/>
      <w:r w:rsidRPr="3C8EA469">
        <w:rPr>
          <w:lang w:val="de-DE"/>
        </w:rPr>
        <w:t xml:space="preserve"> European Union, 2024; Pellegrini &amp; </w:t>
      </w:r>
      <w:proofErr w:type="spellStart"/>
      <w:r w:rsidRPr="3C8EA469">
        <w:rPr>
          <w:lang w:val="de-DE"/>
        </w:rPr>
        <w:t>Vivanet</w:t>
      </w:r>
      <w:proofErr w:type="spellEnd"/>
      <w:r w:rsidRPr="3C8EA469">
        <w:rPr>
          <w:lang w:val="de-DE"/>
        </w:rPr>
        <w:t xml:space="preserve">, 2021; Slavin, 2020). </w:t>
      </w:r>
      <w:r w:rsidR="00E06D55" w:rsidRPr="00E06D55">
        <w:rPr>
          <w:lang w:val="de-DE"/>
        </w:rPr>
        <w:t xml:space="preserve">Da jedoch einerseits die Genese und Interpretation von Evidenz nicht zu den </w:t>
      </w:r>
      <w:proofErr w:type="spellStart"/>
      <w:r w:rsidR="00E06D55" w:rsidRPr="00E06D55">
        <w:rPr>
          <w:lang w:val="de-DE"/>
        </w:rPr>
        <w:t>ausgeprägesten</w:t>
      </w:r>
      <w:proofErr w:type="spellEnd"/>
      <w:r w:rsidR="00E06D55" w:rsidRPr="00E06D55">
        <w:rPr>
          <w:lang w:val="de-DE"/>
        </w:rPr>
        <w:t xml:space="preserve"> professionellen Kompetenzen von </w:t>
      </w:r>
      <w:proofErr w:type="spellStart"/>
      <w:r w:rsidR="00E06D55" w:rsidRPr="00E06D55">
        <w:rPr>
          <w:lang w:val="de-DE"/>
        </w:rPr>
        <w:t>Lehrkäften</w:t>
      </w:r>
      <w:proofErr w:type="spellEnd"/>
      <w:r w:rsidR="00E06D55" w:rsidRPr="00E06D55">
        <w:rPr>
          <w:lang w:val="de-DE"/>
        </w:rPr>
        <w:t xml:space="preserve"> gehört (</w:t>
      </w:r>
      <w:proofErr w:type="spellStart"/>
      <w:r w:rsidR="00E06D55" w:rsidRPr="00E06D55">
        <w:rPr>
          <w:lang w:val="de-DE"/>
        </w:rPr>
        <w:t>Gussen</w:t>
      </w:r>
      <w:proofErr w:type="spellEnd"/>
      <w:r w:rsidR="00E06D55" w:rsidRPr="00E06D55">
        <w:rPr>
          <w:lang w:val="de-DE"/>
        </w:rPr>
        <w:t xml:space="preserve"> </w:t>
      </w:r>
      <w:r w:rsidR="00E06D55">
        <w:rPr>
          <w:lang w:val="de-DE"/>
        </w:rPr>
        <w:t>et al</w:t>
      </w:r>
      <w:r w:rsidR="00E06D55" w:rsidRPr="00E06D55">
        <w:rPr>
          <w:lang w:val="de-DE"/>
        </w:rPr>
        <w:t xml:space="preserve">., 2023) und andererseits Bildungswissenschaftler- und </w:t>
      </w:r>
      <w:proofErr w:type="spellStart"/>
      <w:r w:rsidR="00E06D55" w:rsidRPr="00E06D55">
        <w:rPr>
          <w:lang w:val="de-DE"/>
        </w:rPr>
        <w:t>Fachdidaktiker:innen</w:t>
      </w:r>
      <w:proofErr w:type="spellEnd"/>
      <w:r w:rsidR="00E06D55" w:rsidRPr="00E06D55">
        <w:rPr>
          <w:lang w:val="de-DE"/>
        </w:rPr>
        <w:t xml:space="preserve"> wohl oft keine </w:t>
      </w:r>
      <w:proofErr w:type="spellStart"/>
      <w:r w:rsidR="00E06D55" w:rsidRPr="00E06D55">
        <w:rPr>
          <w:lang w:val="de-DE"/>
        </w:rPr>
        <w:t>Expert:innen</w:t>
      </w:r>
      <w:proofErr w:type="spellEnd"/>
      <w:r w:rsidR="00E06D55" w:rsidRPr="00E06D55">
        <w:rPr>
          <w:lang w:val="de-DE"/>
        </w:rPr>
        <w:t xml:space="preserve"> für die praktische Gestaltung von Schule und Unterricht sein dürften, plädiert der vorliegende Beitrag dafür, Wissenschaftskommunikation erstens als wichtige Aufgabe von </w:t>
      </w:r>
      <w:proofErr w:type="spellStart"/>
      <w:r w:rsidR="00E06D55" w:rsidRPr="00E06D55">
        <w:rPr>
          <w:lang w:val="de-DE"/>
        </w:rPr>
        <w:t>Bildungswissenschaftler:innen</w:t>
      </w:r>
      <w:proofErr w:type="spellEnd"/>
      <w:r w:rsidR="00E06D55" w:rsidRPr="00E06D55">
        <w:rPr>
          <w:lang w:val="de-DE"/>
        </w:rPr>
        <w:t xml:space="preserve"> und </w:t>
      </w:r>
      <w:proofErr w:type="spellStart"/>
      <w:r w:rsidR="00E06D55" w:rsidRPr="00E06D55">
        <w:rPr>
          <w:lang w:val="de-DE"/>
        </w:rPr>
        <w:t>Fachdidaktiker:innen</w:t>
      </w:r>
      <w:proofErr w:type="spellEnd"/>
      <w:r w:rsidR="00E06D55" w:rsidRPr="00E06D55">
        <w:rPr>
          <w:lang w:val="de-DE"/>
        </w:rPr>
        <w:t xml:space="preserve"> aufzufassen, zweitens das Gelingen von Wissenschaftskommunikation zum Gegenstand empirischer Forschung zu machen und drittens die Entwicklung von neuen Wissenschaftskommunikationsformaten als dialogischen Prozess zwischen Bildungswissenschaften, Fachdidaktiken und (angehenden) Lehrkräften aufzufassen.</w:t>
      </w:r>
    </w:p>
    <w:p w14:paraId="13494860" w14:textId="141C140D" w:rsidR="000664D1" w:rsidRDefault="00E06D55" w:rsidP="00E06D55">
      <w:pPr>
        <w:pStyle w:val="FirstParagraph"/>
        <w:spacing w:line="276" w:lineRule="auto"/>
        <w:jc w:val="both"/>
      </w:pPr>
      <w:r w:rsidRPr="00E06D55">
        <w:t xml:space="preserve">Zur Ableitung dieser Plädoyers, enthält der vorliegende Beitrag zunächst einen theoretischen Hintergrund, in welchem Konzepte und Begriffe evidenzinformierter Praxis erläutert sowie auf Wissenschaftskommunikation in der Lehrpersonenbildung eingegangen wird. Anschließend wird die vorliegende Studie – ein kleines Experiment zur Kommunikation der Entwicklung der Lesekompetenz in den deutschen Kohorten des Programme </w:t>
      </w:r>
      <w:proofErr w:type="spellStart"/>
      <w:r w:rsidRPr="00E06D55">
        <w:t>of</w:t>
      </w:r>
      <w:proofErr w:type="spellEnd"/>
      <w:r w:rsidRPr="00E06D55">
        <w:t xml:space="preserve"> International Student Assessment (PISA) – als empirisches Beispiel angeführt.</w:t>
      </w:r>
    </w:p>
    <w:p w14:paraId="7817C65C" w14:textId="77777777" w:rsidR="00B23C79" w:rsidRDefault="00B23C79" w:rsidP="007B6BEF">
      <w:pPr>
        <w:pStyle w:val="Textkrper"/>
        <w:spacing w:line="276" w:lineRule="auto"/>
        <w:jc w:val="both"/>
      </w:pPr>
    </w:p>
    <w:p w14:paraId="275CCB1F" w14:textId="77777777" w:rsidR="000664D1" w:rsidRDefault="00281B32" w:rsidP="007B6BEF">
      <w:pPr>
        <w:pStyle w:val="berschrift1"/>
        <w:spacing w:line="276" w:lineRule="auto"/>
        <w:jc w:val="both"/>
      </w:pPr>
      <w:bookmarkStart w:id="2" w:name="theoretischer-hintergrund"/>
      <w:bookmarkEnd w:id="1"/>
      <w:r>
        <w:t>Theoretischer Hintergrund</w:t>
      </w:r>
    </w:p>
    <w:p w14:paraId="7F3035A4" w14:textId="77777777" w:rsidR="00EF372D" w:rsidRDefault="00EF372D" w:rsidP="00EF372D">
      <w:pPr>
        <w:pStyle w:val="berschrift2"/>
        <w:spacing w:line="276" w:lineRule="auto"/>
        <w:jc w:val="both"/>
      </w:pPr>
      <w:bookmarkStart w:id="3" w:name="evidenzinformiertes-handeln"/>
    </w:p>
    <w:p w14:paraId="5B75D69D" w14:textId="466A82FE" w:rsidR="000664D1" w:rsidRDefault="00281B32" w:rsidP="007B6BEF">
      <w:pPr>
        <w:pStyle w:val="berschrift2"/>
        <w:spacing w:line="276" w:lineRule="auto"/>
        <w:jc w:val="both"/>
      </w:pPr>
      <w:r>
        <w:t>Evidenzinformiertes Handeln</w:t>
      </w:r>
    </w:p>
    <w:p w14:paraId="0B073CDF" w14:textId="77777777" w:rsidR="00EF372D" w:rsidRDefault="00EF372D" w:rsidP="00EF372D">
      <w:pPr>
        <w:pStyle w:val="berschrift3"/>
        <w:spacing w:line="276" w:lineRule="auto"/>
        <w:jc w:val="both"/>
      </w:pPr>
      <w:bookmarkStart w:id="4" w:name="was-kann-unter-evidenz-verstanden-werden"/>
    </w:p>
    <w:p w14:paraId="27F4F192" w14:textId="02102594" w:rsidR="000664D1" w:rsidRDefault="00281B32" w:rsidP="007B6BEF">
      <w:pPr>
        <w:pStyle w:val="berschrift3"/>
        <w:spacing w:line="276" w:lineRule="auto"/>
        <w:jc w:val="both"/>
      </w:pPr>
      <w:r>
        <w:t xml:space="preserve">Was kann unter </w:t>
      </w:r>
      <w:r w:rsidR="00B23C79">
        <w:t>‚</w:t>
      </w:r>
      <w:r>
        <w:t>Evidenz</w:t>
      </w:r>
      <w:r w:rsidR="00B23C79">
        <w:t>‘</w:t>
      </w:r>
      <w:r>
        <w:t xml:space="preserve"> verstanden werden?</w:t>
      </w:r>
    </w:p>
    <w:p w14:paraId="6E1BB949" w14:textId="53DEE383" w:rsidR="000664D1" w:rsidRDefault="00281B32" w:rsidP="007B6BEF">
      <w:pPr>
        <w:pStyle w:val="FirstParagraph"/>
        <w:spacing w:line="276" w:lineRule="auto"/>
        <w:ind w:firstLine="0"/>
        <w:jc w:val="both"/>
        <w:rPr>
          <w:lang w:val="de-DE"/>
        </w:rPr>
      </w:pPr>
      <w:r w:rsidRPr="60F5C565">
        <w:rPr>
          <w:lang w:val="de-DE"/>
        </w:rPr>
        <w:t xml:space="preserve">Etymologisch kann </w:t>
      </w:r>
      <w:r w:rsidR="00B23C79">
        <w:rPr>
          <w:lang w:val="de-DE"/>
        </w:rPr>
        <w:t>‚</w:t>
      </w:r>
      <w:r w:rsidRPr="60F5C565">
        <w:rPr>
          <w:lang w:val="de-DE"/>
        </w:rPr>
        <w:t>Evidenz</w:t>
      </w:r>
      <w:r w:rsidR="00B23C79">
        <w:rPr>
          <w:lang w:val="de-DE"/>
        </w:rPr>
        <w:t>‘</w:t>
      </w:r>
      <w:r w:rsidRPr="60F5C565">
        <w:rPr>
          <w:lang w:val="de-DE"/>
        </w:rPr>
        <w:t xml:space="preserve"> als Substantivierung des Adjektivs </w:t>
      </w:r>
      <w:r w:rsidR="00B23C79">
        <w:rPr>
          <w:lang w:val="de-DE"/>
        </w:rPr>
        <w:t>‚</w:t>
      </w:r>
      <w:r w:rsidRPr="60F5C565">
        <w:rPr>
          <w:lang w:val="de-DE"/>
        </w:rPr>
        <w:t>evident</w:t>
      </w:r>
      <w:r w:rsidR="00B23C79">
        <w:rPr>
          <w:lang w:val="de-DE"/>
        </w:rPr>
        <w:t>‘</w:t>
      </w:r>
      <w:r w:rsidRPr="60F5C565">
        <w:rPr>
          <w:lang w:val="de-DE"/>
        </w:rPr>
        <w:t xml:space="preserve"> gesehen werden (Kluge, 2011, S. 263), welches wiederum im 18. Jahrhundert dem lateinischen </w:t>
      </w:r>
      <w:r w:rsidR="00B23C79">
        <w:rPr>
          <w:lang w:val="de-DE"/>
        </w:rPr>
        <w:t>‚</w:t>
      </w:r>
      <w:proofErr w:type="spellStart"/>
      <w:r w:rsidRPr="60F5C565">
        <w:rPr>
          <w:lang w:val="de-DE"/>
        </w:rPr>
        <w:t>evidens</w:t>
      </w:r>
      <w:proofErr w:type="spellEnd"/>
      <w:r w:rsidR="00B23C79">
        <w:rPr>
          <w:lang w:val="de-DE"/>
        </w:rPr>
        <w:t>‘</w:t>
      </w:r>
      <w:r w:rsidRPr="60F5C565">
        <w:rPr>
          <w:lang w:val="de-DE"/>
        </w:rPr>
        <w:t xml:space="preserve"> (</w:t>
      </w:r>
      <w:r w:rsidR="00B23C79">
        <w:rPr>
          <w:lang w:val="de-DE"/>
        </w:rPr>
        <w:t>‚</w:t>
      </w:r>
      <w:r w:rsidRPr="60F5C565">
        <w:rPr>
          <w:lang w:val="de-DE"/>
        </w:rPr>
        <w:t>ersichtlich, augenscheinlich</w:t>
      </w:r>
      <w:r w:rsidR="00B23C79">
        <w:rPr>
          <w:lang w:val="de-DE"/>
        </w:rPr>
        <w:t>‘</w:t>
      </w:r>
      <w:r w:rsidR="461A98E5" w:rsidRPr="60F5C565">
        <w:rPr>
          <w:lang w:val="de-DE"/>
        </w:rPr>
        <w:t>;</w:t>
      </w:r>
      <w:r w:rsidRPr="60F5C565">
        <w:rPr>
          <w:lang w:val="de-DE"/>
        </w:rPr>
        <w:t xml:space="preserve"> Hau</w:t>
      </w:r>
      <w:r w:rsidR="263AC887" w:rsidRPr="60F5C565">
        <w:rPr>
          <w:lang w:val="de-DE"/>
        </w:rPr>
        <w:t xml:space="preserve"> et al.</w:t>
      </w:r>
      <w:r w:rsidRPr="60F5C565">
        <w:rPr>
          <w:lang w:val="de-DE"/>
        </w:rPr>
        <w:t xml:space="preserve">, 2012) entlehnt wurde (Stark, 2017). Allerdings meinen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gerade nicht </w:t>
      </w:r>
      <w:r w:rsidR="00B23C79">
        <w:rPr>
          <w:lang w:val="de-DE"/>
        </w:rPr>
        <w:t>‚</w:t>
      </w:r>
      <w:r w:rsidRPr="60F5C565">
        <w:rPr>
          <w:lang w:val="de-DE"/>
        </w:rPr>
        <w:t>das Augenscheinliche</w:t>
      </w:r>
      <w:r w:rsidR="00B23C79">
        <w:rPr>
          <w:lang w:val="de-DE"/>
        </w:rPr>
        <w:t>‘</w:t>
      </w:r>
      <w:r w:rsidRPr="60F5C565">
        <w:rPr>
          <w:lang w:val="de-DE"/>
        </w:rPr>
        <w:t xml:space="preserve"> </w:t>
      </w:r>
      <w:r w:rsidRPr="60F5C565">
        <w:rPr>
          <w:lang w:val="de-DE"/>
        </w:rPr>
        <w:lastRenderedPageBreak/>
        <w:t xml:space="preserve">oder </w:t>
      </w:r>
      <w:r w:rsidR="00B23C79">
        <w:rPr>
          <w:lang w:val="de-DE"/>
        </w:rPr>
        <w:t>‚</w:t>
      </w:r>
      <w:r w:rsidRPr="60F5C565">
        <w:rPr>
          <w:lang w:val="de-DE"/>
        </w:rPr>
        <w:t>das direkt Ersichtliche</w:t>
      </w:r>
      <w:r w:rsidR="00B23C79">
        <w:rPr>
          <w:lang w:val="de-DE"/>
        </w:rPr>
        <w:t>‘</w:t>
      </w:r>
      <w:r w:rsidRPr="60F5C565">
        <w:rPr>
          <w:lang w:val="de-DE"/>
        </w:rPr>
        <w:t xml:space="preserve">, wenn sie von Evidenz sprechen </w:t>
      </w:r>
      <w:r w:rsidR="71ED027F" w:rsidRPr="60F5C565">
        <w:rPr>
          <w:color w:val="202122"/>
          <w:sz w:val="21"/>
          <w:szCs w:val="21"/>
          <w:lang w:val="de-DE"/>
        </w:rPr>
        <w:t>–</w:t>
      </w:r>
      <w:r w:rsidRPr="60F5C565">
        <w:rPr>
          <w:lang w:val="de-DE"/>
        </w:rPr>
        <w:t xml:space="preserve"> vielmehr ist in Definitionsvorschlägen von </w:t>
      </w:r>
      <w:r w:rsidR="00B23C79">
        <w:rPr>
          <w:lang w:val="de-DE"/>
        </w:rPr>
        <w:t>‚</w:t>
      </w:r>
      <w:r w:rsidRPr="60F5C565">
        <w:rPr>
          <w:lang w:val="de-DE"/>
        </w:rPr>
        <w:t>wissenschaftlichem Wissen</w:t>
      </w:r>
      <w:r w:rsidR="00B23C79">
        <w:rPr>
          <w:lang w:val="de-DE"/>
        </w:rPr>
        <w:t>‘</w:t>
      </w:r>
      <w:r w:rsidRPr="60F5C565">
        <w:rPr>
          <w:lang w:val="de-DE"/>
        </w:rPr>
        <w:t xml:space="preserve"> (Stark, 2017), von einer </w:t>
      </w:r>
      <w:r w:rsidR="00B23C79">
        <w:rPr>
          <w:lang w:val="de-DE"/>
        </w:rPr>
        <w:t>‚</w:t>
      </w:r>
      <w:r w:rsidRPr="60F5C565">
        <w:rPr>
          <w:lang w:val="de-DE"/>
        </w:rPr>
        <w:t>Funktion</w:t>
      </w:r>
      <w:r w:rsidR="00B23C79">
        <w:rPr>
          <w:lang w:val="de-DE"/>
        </w:rPr>
        <w:t>‘</w:t>
      </w:r>
      <w:r w:rsidRPr="60F5C565">
        <w:rPr>
          <w:lang w:val="de-DE"/>
        </w:rPr>
        <w:t xml:space="preserve"> von Daten für die Bestätigung oder Widerlegung von Hypothesen und Theorien (</w:t>
      </w:r>
      <w:proofErr w:type="spellStart"/>
      <w:r w:rsidRPr="60F5C565">
        <w:rPr>
          <w:lang w:val="de-DE"/>
        </w:rPr>
        <w:t>Bromme</w:t>
      </w:r>
      <w:proofErr w:type="spellEnd"/>
      <w:r w:rsidR="35A4A6D7" w:rsidRPr="60F5C565">
        <w:rPr>
          <w:lang w:val="de-DE"/>
        </w:rPr>
        <w:t xml:space="preserve"> et al.</w:t>
      </w:r>
      <w:r w:rsidRPr="60F5C565">
        <w:rPr>
          <w:lang w:val="de-DE"/>
        </w:rPr>
        <w:t>, 2014) oder von »</w:t>
      </w:r>
      <w:proofErr w:type="spellStart"/>
      <w:r w:rsidRPr="60F5C565">
        <w:rPr>
          <w:lang w:val="de-DE"/>
        </w:rPr>
        <w:t>warrants</w:t>
      </w:r>
      <w:proofErr w:type="spellEnd"/>
      <w:r w:rsidRPr="60F5C565">
        <w:rPr>
          <w:lang w:val="de-DE"/>
        </w:rPr>
        <w:t xml:space="preserve"> </w:t>
      </w:r>
      <w:proofErr w:type="spellStart"/>
      <w:r w:rsidRPr="60F5C565">
        <w:rPr>
          <w:lang w:val="de-DE"/>
        </w:rPr>
        <w:t>for</w:t>
      </w:r>
      <w:proofErr w:type="spellEnd"/>
      <w:r w:rsidRPr="60F5C565">
        <w:rPr>
          <w:lang w:val="de-DE"/>
        </w:rPr>
        <w:t xml:space="preserve"> </w:t>
      </w:r>
      <w:proofErr w:type="spellStart"/>
      <w:r w:rsidRPr="60F5C565">
        <w:rPr>
          <w:lang w:val="de-DE"/>
        </w:rPr>
        <w:t>making</w:t>
      </w:r>
      <w:proofErr w:type="spellEnd"/>
      <w:r w:rsidRPr="60F5C565">
        <w:rPr>
          <w:lang w:val="de-DE"/>
        </w:rPr>
        <w:t xml:space="preserve"> </w:t>
      </w:r>
      <w:proofErr w:type="spellStart"/>
      <w:r w:rsidRPr="60F5C565">
        <w:rPr>
          <w:lang w:val="de-DE"/>
        </w:rPr>
        <w:t>assertions</w:t>
      </w:r>
      <w:proofErr w:type="spellEnd"/>
      <w:r w:rsidRPr="60F5C565">
        <w:rPr>
          <w:lang w:val="de-DE"/>
        </w:rPr>
        <w:t xml:space="preserve"> </w:t>
      </w:r>
      <w:proofErr w:type="spellStart"/>
      <w:r w:rsidRPr="60F5C565">
        <w:rPr>
          <w:lang w:val="de-DE"/>
        </w:rPr>
        <w:t>or</w:t>
      </w:r>
      <w:proofErr w:type="spellEnd"/>
      <w:r w:rsidRPr="60F5C565">
        <w:rPr>
          <w:lang w:val="de-DE"/>
        </w:rPr>
        <w:t xml:space="preserve"> </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Pr="60F5C565">
        <w:rPr>
          <w:lang w:val="de-DE"/>
        </w:rPr>
        <w:t>« (</w:t>
      </w:r>
      <w:proofErr w:type="spellStart"/>
      <w:r w:rsidRPr="60F5C565">
        <w:rPr>
          <w:lang w:val="de-DE"/>
        </w:rPr>
        <w:t>Shavelson</w:t>
      </w:r>
      <w:proofErr w:type="spellEnd"/>
      <w:r w:rsidRPr="60F5C565">
        <w:rPr>
          <w:lang w:val="de-DE"/>
        </w:rPr>
        <w:t xml:space="preserve"> &amp; </w:t>
      </w:r>
      <w:proofErr w:type="spellStart"/>
      <w:r w:rsidRPr="60F5C565">
        <w:rPr>
          <w:lang w:val="de-DE"/>
        </w:rPr>
        <w:t>Towne</w:t>
      </w:r>
      <w:proofErr w:type="spellEnd"/>
      <w:r w:rsidRPr="60F5C565">
        <w:rPr>
          <w:lang w:val="de-DE"/>
        </w:rPr>
        <w:t>, 2002</w:t>
      </w:r>
      <w:r w:rsidR="00FA02C8">
        <w:rPr>
          <w:lang w:val="de-DE"/>
        </w:rPr>
        <w:t>, S.18</w:t>
      </w:r>
      <w:r w:rsidRPr="60F5C565">
        <w:rPr>
          <w:lang w:val="de-DE"/>
        </w:rPr>
        <w:t xml:space="preserve">) die Rede. In einer aktuellen Systematisierung verschiedener Verständnisse des Evidenz-Begriffs in den Bildungswissenschaften hebt Schmidt (2024) 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logischer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w:t>
      </w:r>
      <w:r w:rsidR="000B6803">
        <w:rPr>
          <w:lang w:val="de-DE"/>
        </w:rPr>
        <w:t>‚</w:t>
      </w:r>
      <w:r w:rsidRPr="60F5C565">
        <w:rPr>
          <w:lang w:val="de-DE"/>
        </w:rPr>
        <w:t>Theorien</w:t>
      </w:r>
      <w:r w:rsidR="000B6803">
        <w:rPr>
          <w:lang w:val="de-DE"/>
        </w:rPr>
        <w:t>‘</w:t>
      </w:r>
      <w:r w:rsidRPr="60F5C565">
        <w:rPr>
          <w:lang w:val="de-DE"/>
        </w:rPr>
        <w:t xml:space="preserve"> wohl eher sogenannte </w:t>
      </w:r>
      <w:r w:rsidR="008903BA">
        <w:rPr>
          <w:lang w:val="de-DE"/>
        </w:rPr>
        <w:t>‚</w:t>
      </w:r>
      <w:proofErr w:type="spellStart"/>
      <w:r w:rsidRPr="60F5C565">
        <w:rPr>
          <w:lang w:val="de-DE"/>
        </w:rPr>
        <w:t>tried</w:t>
      </w:r>
      <w:proofErr w:type="spellEnd"/>
      <w:r w:rsidRPr="60F5C565">
        <w:rPr>
          <w:lang w:val="de-DE"/>
        </w:rPr>
        <w:t>-and-</w:t>
      </w:r>
      <w:proofErr w:type="spellStart"/>
      <w:r w:rsidRPr="60F5C565">
        <w:rPr>
          <w:lang w:val="de-DE"/>
        </w:rPr>
        <w:t>tested</w:t>
      </w:r>
      <w:proofErr w:type="spellEnd"/>
      <w:r w:rsidRPr="60F5C565">
        <w:rPr>
          <w:lang w:val="de-DE"/>
        </w:rPr>
        <w:t xml:space="preserve"> </w:t>
      </w:r>
      <w:proofErr w:type="spellStart"/>
      <w:r w:rsidRPr="60F5C565">
        <w:rPr>
          <w:lang w:val="de-DE"/>
        </w:rPr>
        <w:t>theories</w:t>
      </w:r>
      <w:proofErr w:type="spellEnd"/>
      <w:r w:rsidR="008903BA">
        <w:rPr>
          <w:lang w:val="de-DE"/>
        </w:rPr>
        <w:t>‘</w:t>
      </w:r>
      <w:r w:rsidRPr="60F5C565">
        <w:rPr>
          <w:lang w:val="de-DE"/>
        </w:rPr>
        <w:t xml:space="preserve"> (Renkl, 2022) gemeint sein dürften. Diese stellen eher Rahmenmodelle oder sogenannte </w:t>
      </w:r>
      <w:r w:rsidR="008903BA">
        <w:rPr>
          <w:lang w:val="de-DE"/>
        </w:rPr>
        <w:t>‚</w:t>
      </w:r>
      <w:r w:rsidRPr="60F5C565">
        <w:rPr>
          <w:lang w:val="de-DE"/>
        </w:rPr>
        <w:t xml:space="preserve">interventional </w:t>
      </w:r>
      <w:proofErr w:type="spellStart"/>
      <w:r w:rsidRPr="60F5C565">
        <w:rPr>
          <w:lang w:val="de-DE"/>
        </w:rPr>
        <w:t>models</w:t>
      </w:r>
      <w:proofErr w:type="spellEnd"/>
      <w:r w:rsidR="008903BA">
        <w:rPr>
          <w:lang w:val="de-DE"/>
        </w:rPr>
        <w:t>‘</w:t>
      </w:r>
      <w:r w:rsidRPr="60F5C565">
        <w:rPr>
          <w:lang w:val="de-DE"/>
        </w:rPr>
        <w:t xml:space="preserve"> (z.B. </w:t>
      </w:r>
      <w:proofErr w:type="spellStart"/>
      <w:r w:rsidRPr="60F5C565">
        <w:rPr>
          <w:lang w:val="de-DE"/>
        </w:rPr>
        <w:t>Cognitive</w:t>
      </w:r>
      <w:proofErr w:type="spellEnd"/>
      <w:r w:rsidRPr="60F5C565">
        <w:rPr>
          <w:lang w:val="de-DE"/>
        </w:rPr>
        <w:t xml:space="preserve"> Theory </w:t>
      </w:r>
      <w:proofErr w:type="spellStart"/>
      <w:r w:rsidRPr="60F5C565">
        <w:rPr>
          <w:lang w:val="de-DE"/>
        </w:rPr>
        <w:t>of</w:t>
      </w:r>
      <w:proofErr w:type="spellEnd"/>
      <w:r w:rsidRPr="60F5C565">
        <w:rPr>
          <w:lang w:val="de-DE"/>
        </w:rPr>
        <w:t xml:space="preserve"> Multi-Media Learning) dar </w:t>
      </w:r>
      <w:r w:rsidR="5B8C5BEC" w:rsidRPr="60F5C565">
        <w:rPr>
          <w:lang w:val="de-DE"/>
        </w:rPr>
        <w:t>(Renkl, 2022)</w:t>
      </w:r>
      <w:r w:rsidRPr="60F5C565">
        <w:rPr>
          <w:lang w:val="de-DE"/>
        </w:rPr>
        <w:t xml:space="preserve">. Da solche Theorien wiederum meist stark von empirischen Ergebnissen beeinflusst sind, ist es plausibel, ihnen die Funktion als </w:t>
      </w:r>
      <w:r w:rsidR="008903BA">
        <w:rPr>
          <w:lang w:val="de-DE"/>
        </w:rPr>
        <w:t>‚</w:t>
      </w:r>
      <w:proofErr w:type="spellStart"/>
      <w:r w:rsidRPr="60F5C565">
        <w:rPr>
          <w:lang w:val="de-DE"/>
        </w:rPr>
        <w:t>warrant</w:t>
      </w:r>
      <w:proofErr w:type="spellEnd"/>
      <w:r w:rsidR="008903BA">
        <w:rPr>
          <w:lang w:val="de-DE"/>
        </w:rPr>
        <w:t>‘</w:t>
      </w:r>
      <w:r w:rsidRPr="60F5C565">
        <w:rPr>
          <w:lang w:val="de-DE"/>
        </w:rPr>
        <w:t xml:space="preserve"> für </w:t>
      </w:r>
      <w:r w:rsidR="008903BA">
        <w:rPr>
          <w:lang w:val="de-DE"/>
        </w:rPr>
        <w:t>‚</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008903BA">
        <w:rPr>
          <w:lang w:val="de-DE"/>
        </w:rPr>
        <w:t>‘</w:t>
      </w:r>
      <w:r w:rsidRPr="60F5C565">
        <w:rPr>
          <w:lang w:val="de-DE"/>
        </w:rPr>
        <w:t xml:space="preserve"> zuzuschreiben und sie also auch als Evidenz zu bezeichnen.</w:t>
      </w:r>
    </w:p>
    <w:p w14:paraId="4046C861" w14:textId="77777777" w:rsidR="008903BA" w:rsidRPr="008903BA" w:rsidRDefault="008903BA" w:rsidP="007534E3">
      <w:pPr>
        <w:pStyle w:val="Textkrper"/>
        <w:spacing w:line="276" w:lineRule="auto"/>
        <w:jc w:val="both"/>
        <w:rPr>
          <w:lang w:val="de-DE"/>
        </w:rPr>
      </w:pPr>
    </w:p>
    <w:p w14:paraId="38DAD9F3" w14:textId="77777777" w:rsidR="000664D1" w:rsidRDefault="00281B32" w:rsidP="007534E3">
      <w:pPr>
        <w:pStyle w:val="berschrift3"/>
        <w:spacing w:line="276" w:lineRule="auto"/>
        <w:jc w:val="both"/>
      </w:pPr>
      <w:bookmarkStart w:id="5" w:name="X562943ec02e2e45833f4020772725a9c6cfdebf"/>
      <w:bookmarkEnd w:id="4"/>
      <w:r>
        <w:t>Evidenzinformiert, evidenzorientiert, evidenzbasiert</w:t>
      </w:r>
    </w:p>
    <w:p w14:paraId="03FD5A5D" w14:textId="5266CD92" w:rsidR="000664D1" w:rsidRDefault="00281B32" w:rsidP="007534E3">
      <w:pPr>
        <w:pStyle w:val="FirstParagraph"/>
        <w:spacing w:line="276" w:lineRule="auto"/>
        <w:ind w:firstLine="0"/>
        <w:jc w:val="both"/>
      </w:pPr>
      <w:r w:rsidRPr="60F5C565">
        <w:rPr>
          <w:lang w:val="de-DE"/>
        </w:rPr>
        <w:t>Im vor</w:t>
      </w:r>
      <w:r w:rsidR="008903BA">
        <w:rPr>
          <w:lang w:val="de-DE"/>
        </w:rPr>
        <w:t>her</w:t>
      </w:r>
      <w:r w:rsidRPr="60F5C565">
        <w:rPr>
          <w:lang w:val="de-DE"/>
        </w:rPr>
        <w:t xml:space="preserve">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w:t>
      </w:r>
      <w:proofErr w:type="spellStart"/>
      <w:r w:rsidRPr="60F5C565">
        <w:rPr>
          <w:lang w:val="de-DE"/>
        </w:rPr>
        <w:t>Jangle</w:t>
      </w:r>
      <w:proofErr w:type="spellEnd"/>
      <w:r w:rsidRPr="60F5C565">
        <w:rPr>
          <w:lang w:val="de-DE"/>
        </w:rPr>
        <w:t xml:space="preserve"> eingeordnet werden </w:t>
      </w:r>
      <w:r w:rsidRPr="007534E3">
        <w:rPr>
          <w:lang w:val="de-DE"/>
        </w:rPr>
        <w:t>können (</w:t>
      </w:r>
      <w:r w:rsidR="002C4763" w:rsidRPr="007534E3">
        <w:rPr>
          <w:lang w:val="de-DE"/>
        </w:rPr>
        <w:t>Kelley</w:t>
      </w:r>
      <w:r w:rsidR="22097EF1" w:rsidRPr="007534E3">
        <w:rPr>
          <w:lang w:val="de-DE"/>
        </w:rPr>
        <w:t>,</w:t>
      </w:r>
      <w:r w:rsidR="002C4763" w:rsidRPr="007534E3">
        <w:rPr>
          <w:lang w:val="de-DE"/>
        </w:rPr>
        <w:t xml:space="preserve"> 1927</w:t>
      </w:r>
      <w:r w:rsidRPr="007534E3">
        <w:rPr>
          <w:lang w:val="de-DE"/>
        </w:rPr>
        <w:t>; Thorndike, 1904</w:t>
      </w:r>
      <w:proofErr w:type="gramStart"/>
      <w:r w:rsidRPr="007534E3">
        <w:rPr>
          <w:lang w:val="de-DE"/>
        </w:rPr>
        <w:t>)</w:t>
      </w:r>
      <w:r w:rsidR="008903BA" w:rsidRPr="007534E3">
        <w:rPr>
          <w:lang w:val="de-DE"/>
        </w:rPr>
        <w:t>,</w:t>
      </w:r>
      <w:r w:rsidR="4779A9F2" w:rsidRPr="008903BA">
        <w:rPr>
          <w:color w:val="202122"/>
          <w:sz w:val="21"/>
          <w:szCs w:val="21"/>
          <w:lang w:val="de-DE"/>
        </w:rPr>
        <w:t>–</w:t>
      </w:r>
      <w:proofErr w:type="gramEnd"/>
      <w:r w:rsidRPr="007534E3">
        <w:rPr>
          <w:lang w:val="de-DE"/>
        </w:rPr>
        <w:t xml:space="preserve"> dass also unterschiedliche Begriffe</w:t>
      </w:r>
      <w:r w:rsidRPr="008903BA">
        <w:rPr>
          <w:lang w:val="de-DE"/>
        </w:rPr>
        <w:t xml:space="preserve"> f</w:t>
      </w:r>
      <w:r w:rsidRPr="60F5C565">
        <w:rPr>
          <w:lang w:val="de-DE"/>
        </w:rPr>
        <w:t>ür das Gleiche und gleiche Begriffe für Unterschiedliches gebraucht werden. Dabei speisen sich die Differenzierungen von evidenz</w:t>
      </w:r>
      <w:r w:rsidRPr="60F5C565">
        <w:rPr>
          <w:b/>
          <w:bCs/>
          <w:lang w:val="de-DE"/>
        </w:rPr>
        <w:t>basiert</w:t>
      </w:r>
      <w:r w:rsidRPr="60F5C565">
        <w:rPr>
          <w:lang w:val="de-DE"/>
        </w:rPr>
        <w:t xml:space="preserve"> und evidenz</w:t>
      </w:r>
      <w:r w:rsidRPr="60F5C565">
        <w:rPr>
          <w:b/>
          <w:bCs/>
          <w:lang w:val="de-DE"/>
        </w:rPr>
        <w:t>informiert</w:t>
      </w:r>
      <w:r w:rsidRPr="60F5C565">
        <w:rPr>
          <w:lang w:val="de-DE"/>
        </w:rPr>
        <w:t xml:space="preserve"> sowie evidenz</w:t>
      </w:r>
      <w:r w:rsidRPr="60F5C565">
        <w:rPr>
          <w:b/>
          <w:bCs/>
          <w:lang w:val="de-DE"/>
        </w:rPr>
        <w:t>orientiert</w:t>
      </w:r>
      <w:r w:rsidRPr="60F5C565">
        <w:rPr>
          <w:lang w:val="de-DE"/>
        </w:rPr>
        <w:t xml:space="preserve"> aus recht verschiedenen ontologischen, epistemologischen und wissenschaftskritischen (Schmid &amp; Lutz, 2007) Überlegungen: Mit Evidenz</w:t>
      </w:r>
      <w:r w:rsidRPr="60F5C565">
        <w:rPr>
          <w:b/>
          <w:bCs/>
          <w:lang w:val="de-DE"/>
        </w:rPr>
        <w:t>basierung</w:t>
      </w:r>
      <w:r w:rsidRPr="60F5C565">
        <w:rPr>
          <w:lang w:val="de-DE"/>
        </w:rPr>
        <w:t xml:space="preserve"> wird z.B. oft </w:t>
      </w:r>
      <w:r w:rsidR="008903BA">
        <w:rPr>
          <w:lang w:val="de-DE"/>
        </w:rPr>
        <w:t>‚</w:t>
      </w:r>
      <w:proofErr w:type="spellStart"/>
      <w:r w:rsidRPr="60F5C565">
        <w:rPr>
          <w:lang w:val="de-DE"/>
        </w:rPr>
        <w:t>the</w:t>
      </w:r>
      <w:proofErr w:type="spellEnd"/>
      <w:r w:rsidRPr="60F5C565">
        <w:rPr>
          <w:lang w:val="de-DE"/>
        </w:rPr>
        <w:t xml:space="preserve"> </w:t>
      </w:r>
      <w:proofErr w:type="spellStart"/>
      <w:r w:rsidRPr="60F5C565">
        <w:rPr>
          <w:lang w:val="de-DE"/>
        </w:rPr>
        <w:t>medical</w:t>
      </w:r>
      <w:proofErr w:type="spellEnd"/>
      <w:r w:rsidRPr="60F5C565">
        <w:rPr>
          <w:lang w:val="de-DE"/>
        </w:rPr>
        <w:t xml:space="preserve"> </w:t>
      </w:r>
      <w:proofErr w:type="spellStart"/>
      <w:r w:rsidRPr="60F5C565">
        <w:rPr>
          <w:lang w:val="de-DE"/>
        </w:rPr>
        <w:t>model</w:t>
      </w:r>
      <w:proofErr w:type="spellEnd"/>
      <w:r w:rsidR="008903BA">
        <w:rPr>
          <w:lang w:val="de-DE"/>
        </w:rPr>
        <w:t>‘</w:t>
      </w:r>
      <w:r w:rsidRPr="60F5C565">
        <w:rPr>
          <w:lang w:val="de-DE"/>
        </w:rPr>
        <w:t xml:space="preserve"> (Jones, 2024) 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w:t>
      </w:r>
      <w:r w:rsidR="008903BA">
        <w:rPr>
          <w:lang w:val="de-DE"/>
        </w:rPr>
        <w:t>‚</w:t>
      </w:r>
      <w:r w:rsidRPr="60F5C565">
        <w:rPr>
          <w:lang w:val="de-DE"/>
        </w:rPr>
        <w:t>evidenz</w:t>
      </w:r>
      <w:r w:rsidRPr="60F5C565">
        <w:rPr>
          <w:b/>
          <w:bCs/>
          <w:lang w:val="de-DE"/>
        </w:rPr>
        <w:t>orientiert</w:t>
      </w:r>
      <w:r w:rsidR="008903BA" w:rsidRPr="007534E3">
        <w:rPr>
          <w:lang w:val="de-DE"/>
        </w:rPr>
        <w:t>‘</w:t>
      </w:r>
      <w:r w:rsidRPr="60F5C565">
        <w:rPr>
          <w:lang w:val="de-DE"/>
        </w:rPr>
        <w:t xml:space="preserve"> und </w:t>
      </w:r>
      <w:r w:rsidR="008903BA">
        <w:rPr>
          <w:lang w:val="de-DE"/>
        </w:rPr>
        <w:t>‚</w:t>
      </w:r>
      <w:r w:rsidRPr="60F5C565">
        <w:rPr>
          <w:lang w:val="de-DE"/>
        </w:rPr>
        <w:t>evidenz</w:t>
      </w:r>
      <w:r w:rsidRPr="60F5C565">
        <w:rPr>
          <w:b/>
          <w:bCs/>
          <w:lang w:val="de-DE"/>
        </w:rPr>
        <w:t>informiert</w:t>
      </w:r>
      <w:r w:rsidR="008903BA">
        <w:rPr>
          <w:lang w:val="de-DE"/>
        </w:rPr>
        <w:t>‘</w:t>
      </w:r>
      <w:r w:rsidRPr="60F5C565">
        <w:rPr>
          <w:lang w:val="de-DE"/>
        </w:rPr>
        <w:t xml:space="preserve"> wird zum einen ein weniger enger Evidenzbegriff zugeordnet (ontologischer &amp; epistemologischer Aspekt</w:t>
      </w:r>
      <w:r w:rsidR="708C0881" w:rsidRPr="60F5C565">
        <w:rPr>
          <w:lang w:val="de-DE"/>
        </w:rPr>
        <w:t>;</w:t>
      </w:r>
      <w:r w:rsidRPr="60F5C565">
        <w:rPr>
          <w:lang w:val="de-DE"/>
        </w:rPr>
        <w:t xml:space="preserve"> Stark, 2017) und zum anderen der Evidenz in der praktischen Verwendung eher eine heuristische Funktion (wissenschaftskritischer Aspekt).</w:t>
      </w:r>
    </w:p>
    <w:p w14:paraId="324CF876" w14:textId="77777777" w:rsidR="00EF372D" w:rsidRDefault="00EF372D" w:rsidP="00EF372D">
      <w:pPr>
        <w:pStyle w:val="Textkrper"/>
        <w:spacing w:line="276" w:lineRule="auto"/>
        <w:ind w:firstLine="0"/>
        <w:jc w:val="both"/>
      </w:pPr>
    </w:p>
    <w:p w14:paraId="4A62B254" w14:textId="594DE2D6" w:rsidR="000664D1" w:rsidRDefault="00281B32" w:rsidP="007534E3">
      <w:pPr>
        <w:pStyle w:val="Textkrper"/>
        <w:spacing w:line="276" w:lineRule="auto"/>
        <w:ind w:firstLine="0"/>
        <w:jc w:val="both"/>
        <w:rPr>
          <w:lang w:val="en-US"/>
        </w:rPr>
      </w:pPr>
      <w:r>
        <w:t xml:space="preserve">In der deutschsprachigen bildungswissenschaftlichen Diskussion sind nach </w:t>
      </w:r>
      <w:proofErr w:type="spellStart"/>
      <w:r>
        <w:t>Bromme</w:t>
      </w:r>
      <w:proofErr w:type="spellEnd"/>
      <w:r>
        <w:t xml:space="preserve"> et al.</w:t>
      </w:r>
      <w:r w:rsidR="008903BA">
        <w:t xml:space="preserve"> </w:t>
      </w:r>
      <w:r>
        <w:t xml:space="preserve">(2014) zunächst zwei verschiedene Diskussionsstränge bzgl. evidenzinformierter Entscheidungen im </w:t>
      </w:r>
      <w:r>
        <w:lastRenderedPageBreak/>
        <w:t xml:space="preserve">Bildungskontext unterscheidbar: Ein Diskussionsstrang beschäftigt sich mit evidenzinformierten Entscheidungen in der Bildungspolitik und der andere mit evidenzinformierten Entscheidungen und Handlungen in der Bildungspraxis. In beiden Diskussionen werden der Evidenz verschiedene Funktionen zugeschrieben. </w:t>
      </w:r>
      <w:proofErr w:type="spellStart"/>
      <w:r>
        <w:t>Bromme</w:t>
      </w:r>
      <w:proofErr w:type="spellEnd"/>
      <w:r>
        <w:t xml:space="preserve"> et al. (2014) etwa sprechen davon, dass Evidenz über Zustände informieren, Mechanismen erklären oder Interventionen evaluieren kann. </w:t>
      </w:r>
      <w:proofErr w:type="spellStart"/>
      <w:r w:rsidRPr="007B6BEF">
        <w:rPr>
          <w:lang w:val="en-US"/>
        </w:rPr>
        <w:t>Groß</w:t>
      </w:r>
      <w:proofErr w:type="spellEnd"/>
      <w:r w:rsidRPr="007B6BEF">
        <w:rPr>
          <w:lang w:val="en-US"/>
        </w:rPr>
        <w:t xml:space="preserve"> Ophoff et al. </w:t>
      </w:r>
      <w:r w:rsidRPr="60F5C565">
        <w:rPr>
          <w:lang w:val="en-US"/>
        </w:rPr>
        <w:t xml:space="preserve">(2023) </w:t>
      </w:r>
      <w:proofErr w:type="spellStart"/>
      <w:r w:rsidRPr="60F5C565">
        <w:rPr>
          <w:lang w:val="en-US"/>
        </w:rPr>
        <w:t>wiederum</w:t>
      </w:r>
      <w:proofErr w:type="spellEnd"/>
      <w:r w:rsidRPr="60F5C565">
        <w:rPr>
          <w:lang w:val="en-US"/>
        </w:rPr>
        <w:t xml:space="preserve"> </w:t>
      </w:r>
      <w:proofErr w:type="spellStart"/>
      <w:r w:rsidRPr="60F5C565">
        <w:rPr>
          <w:lang w:val="en-US"/>
        </w:rPr>
        <w:t>unterscheiden</w:t>
      </w:r>
      <w:proofErr w:type="spellEnd"/>
      <w:r w:rsidRPr="60F5C565">
        <w:rPr>
          <w:lang w:val="en-US"/>
        </w:rPr>
        <w:t xml:space="preserve"> </w:t>
      </w:r>
      <w:proofErr w:type="spellStart"/>
      <w:r w:rsidRPr="60F5C565">
        <w:rPr>
          <w:lang w:val="en-US"/>
        </w:rPr>
        <w:t>konzeptuelle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(»evidence allows focusing attention, provides new insights, challenges beliefs or reframes thinking«</w:t>
      </w:r>
      <w:r w:rsidR="1BFC6411" w:rsidRPr="60F5C565">
        <w:rPr>
          <w:lang w:val="en-US"/>
        </w:rPr>
        <w:t>;</w:t>
      </w:r>
      <w:r w:rsidRPr="60F5C565">
        <w:rPr>
          <w:lang w:val="en-US"/>
        </w:rPr>
        <w:t xml:space="preserve"> S. 2), </w:t>
      </w:r>
      <w:proofErr w:type="spellStart"/>
      <w:r w:rsidRPr="60F5C565">
        <w:rPr>
          <w:lang w:val="en-US"/>
        </w:rPr>
        <w:t>instrumentelle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(»identify or develop concrete measures to be taken«</w:t>
      </w:r>
      <w:r w:rsidR="6844AE6C" w:rsidRPr="60F5C565">
        <w:rPr>
          <w:lang w:val="en-US"/>
        </w:rPr>
        <w:t>;</w:t>
      </w:r>
      <w:r w:rsidRPr="60F5C565">
        <w:rPr>
          <w:lang w:val="en-US"/>
        </w:rPr>
        <w:t xml:space="preserve"> S. 2) und </w:t>
      </w:r>
      <w:proofErr w:type="spellStart"/>
      <w:r w:rsidRPr="60F5C565">
        <w:rPr>
          <w:lang w:val="en-US"/>
        </w:rPr>
        <w:t>symbolische</w:t>
      </w:r>
      <w:proofErr w:type="spellEnd"/>
      <w:r w:rsidRPr="60F5C565">
        <w:rPr>
          <w:lang w:val="en-US"/>
        </w:rPr>
        <w:t xml:space="preserve"> </w:t>
      </w:r>
      <w:proofErr w:type="spellStart"/>
      <w:r w:rsidRPr="60F5C565">
        <w:rPr>
          <w:lang w:val="en-US"/>
        </w:rPr>
        <w:t>Nutzung</w:t>
      </w:r>
      <w:proofErr w:type="spellEnd"/>
      <w:r w:rsidRPr="60F5C565">
        <w:rPr>
          <w:lang w:val="en-US"/>
        </w:rPr>
        <w:t xml:space="preserve"> (»</w:t>
      </w:r>
      <w:proofErr w:type="spellStart"/>
      <w:r w:rsidRPr="60F5C565">
        <w:rPr>
          <w:lang w:val="en-US"/>
        </w:rPr>
        <w:t>justif</w:t>
      </w:r>
      <w:proofErr w:type="spellEnd"/>
      <w:r w:rsidRPr="60F5C565">
        <w:rPr>
          <w:lang w:val="en-US"/>
        </w:rPr>
        <w:t>[y] or support of existing positions or established procedures«</w:t>
      </w:r>
      <w:r w:rsidR="2D0C4143" w:rsidRPr="60F5C565">
        <w:rPr>
          <w:lang w:val="en-US"/>
        </w:rPr>
        <w:t>;</w:t>
      </w:r>
      <w:r w:rsidRPr="60F5C565">
        <w:rPr>
          <w:lang w:val="en-US"/>
        </w:rPr>
        <w:t xml:space="preserve"> S. 2).</w:t>
      </w:r>
    </w:p>
    <w:p w14:paraId="624EA664" w14:textId="77777777" w:rsidR="008903BA" w:rsidRPr="002D1E21" w:rsidRDefault="008903BA" w:rsidP="007534E3">
      <w:pPr>
        <w:pStyle w:val="Textkrper"/>
        <w:spacing w:line="276" w:lineRule="auto"/>
        <w:ind w:firstLine="0"/>
        <w:jc w:val="both"/>
        <w:rPr>
          <w:lang w:val="en-US"/>
        </w:rPr>
      </w:pPr>
    </w:p>
    <w:p w14:paraId="5FE75EDC" w14:textId="77777777" w:rsidR="000664D1" w:rsidRDefault="00281B32" w:rsidP="007534E3">
      <w:pPr>
        <w:pStyle w:val="berschrift2"/>
        <w:spacing w:line="276" w:lineRule="auto"/>
        <w:jc w:val="both"/>
      </w:pPr>
      <w:bookmarkStart w:id="6" w:name="X9458cf6dd3b981333331136b276dcab4e8a34dc"/>
      <w:bookmarkEnd w:id="3"/>
      <w:bookmarkEnd w:id="5"/>
      <w:r>
        <w:t>Potenzielle Wege zu einer gelingenden Wissenschaftskommunikation</w:t>
      </w:r>
    </w:p>
    <w:p w14:paraId="5988FF6E" w14:textId="14A0E1FD" w:rsidR="000664D1" w:rsidRDefault="00571463" w:rsidP="007534E3">
      <w:pPr>
        <w:pStyle w:val="FirstParagraph"/>
        <w:spacing w:line="276" w:lineRule="auto"/>
        <w:ind w:firstLine="0"/>
        <w:jc w:val="both"/>
        <w:rPr>
          <w:lang w:val="de-DE"/>
        </w:rPr>
      </w:pPr>
      <w:r w:rsidRPr="00571463">
        <w:rPr>
          <w:lang w:val="de-DE"/>
        </w:rPr>
        <w:t>Unabhängig vom Kontext und der Funktion evidenzinformierter Entscheidungen ist es plausibel anzunehmen, dass eine erfolgreiche Kommunikation von Evidenz (im Sinne der Induktionen einer homomorphen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p w14:paraId="3E269155" w14:textId="77777777" w:rsidR="00302197" w:rsidRPr="007534E3" w:rsidRDefault="00302197" w:rsidP="007534E3">
      <w:pPr>
        <w:pStyle w:val="Textkrper"/>
        <w:spacing w:line="276" w:lineRule="auto"/>
        <w:jc w:val="both"/>
        <w:rPr>
          <w:lang w:val="de-DE"/>
        </w:rPr>
      </w:pPr>
    </w:p>
    <w:p w14:paraId="64159ABC" w14:textId="77777777" w:rsidR="000664D1" w:rsidRDefault="00281B32" w:rsidP="007534E3">
      <w:pPr>
        <w:pStyle w:val="FigureTitle"/>
        <w:spacing w:line="276" w:lineRule="auto"/>
        <w:jc w:val="both"/>
      </w:pPr>
      <w:bookmarkStart w:id="7" w:name="fig-AbbildungMoMa"/>
      <w:bookmarkStart w:id="8" w:name="cell-fig-AbbildungMoMa"/>
      <w:r>
        <w:t>Abbildung 1</w:t>
      </w:r>
    </w:p>
    <w:p w14:paraId="24908C2D" w14:textId="336D651E" w:rsidR="000664D1" w:rsidRDefault="00571463" w:rsidP="007534E3">
      <w:pPr>
        <w:pStyle w:val="Beschriftung"/>
        <w:spacing w:after="0" w:line="276" w:lineRule="auto"/>
        <w:jc w:val="both"/>
      </w:pPr>
      <w:r w:rsidRPr="00571463">
        <w:t>Daten der (fiktiven) Studie, Pressemitteilung und Vorstellung der Lehrkraft</w:t>
      </w:r>
    </w:p>
    <w:p w14:paraId="02EB378F" w14:textId="77777777" w:rsidR="000664D1" w:rsidRDefault="00281B32" w:rsidP="007534E3">
      <w:pPr>
        <w:pStyle w:val="FigureWithoutNote"/>
        <w:spacing w:after="0" w:line="276" w:lineRule="auto"/>
        <w:jc w:val="both"/>
      </w:pPr>
      <w:r>
        <w:rPr>
          <w:noProof/>
        </w:rPr>
        <w:drawing>
          <wp:inline distT="0" distB="0" distL="0" distR="0" wp14:anchorId="0CBE2C71" wp14:editId="07777777">
            <wp:extent cx="59436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AbbildungMoMa-1.png"/>
                    <pic:cNvPicPr>
                      <a:picLocks noChangeAspect="1" noChangeArrowheads="1"/>
                    </pic:cNvPicPr>
                  </pic:nvPicPr>
                  <pic:blipFill>
                    <a:blip r:embed="rId7"/>
                    <a:stretch>
                      <a:fillRect/>
                    </a:stretch>
                  </pic:blipFill>
                  <pic:spPr bwMode="auto">
                    <a:xfrm>
                      <a:off x="0" y="0"/>
                      <a:ext cx="5943600" cy="1981200"/>
                    </a:xfrm>
                    <a:prstGeom prst="rect">
                      <a:avLst/>
                    </a:prstGeom>
                    <a:noFill/>
                    <a:ln w="9525">
                      <a:noFill/>
                      <a:headEnd/>
                      <a:tailEnd/>
                    </a:ln>
                  </pic:spPr>
                </pic:pic>
              </a:graphicData>
            </a:graphic>
          </wp:inline>
        </w:drawing>
      </w:r>
    </w:p>
    <w:bookmarkEnd w:id="7"/>
    <w:bookmarkEnd w:id="8"/>
    <w:p w14:paraId="2BABB33C" w14:textId="77777777" w:rsidR="00EF372D" w:rsidRDefault="00EF372D" w:rsidP="00EF372D">
      <w:pPr>
        <w:pStyle w:val="AfterWithoutNote"/>
        <w:spacing w:before="0" w:line="276" w:lineRule="auto"/>
        <w:ind w:firstLine="0"/>
        <w:jc w:val="both"/>
        <w:rPr>
          <w:lang w:val="de-DE"/>
        </w:rPr>
      </w:pPr>
    </w:p>
    <w:p w14:paraId="3D534EE2" w14:textId="74BF2EB8" w:rsidR="000664D1" w:rsidRDefault="00281B32" w:rsidP="002768E4">
      <w:pPr>
        <w:pStyle w:val="AfterWithoutNote"/>
        <w:spacing w:before="0" w:line="276" w:lineRule="auto"/>
        <w:ind w:firstLine="0"/>
        <w:jc w:val="both"/>
      </w:pPr>
      <w:r w:rsidRPr="60F5C565">
        <w:rPr>
          <w:lang w:val="de-DE"/>
        </w:rPr>
        <w:t>Liest eine Lehrkraft etwa die (fiktive) Pressemitteilung in Abbildung 1, stellt sich die Ergebnisse darauf basierend wie in Abbildung 1 rechts vor (Schmidt</w:t>
      </w:r>
      <w:r w:rsidR="79DA9CEE" w:rsidRPr="60F5C565">
        <w:rPr>
          <w:lang w:val="de-DE"/>
        </w:rPr>
        <w:t xml:space="preserve"> et al.</w:t>
      </w:r>
      <w:r w:rsidRPr="60F5C565">
        <w:rPr>
          <w:lang w:val="de-DE"/>
        </w:rPr>
        <w:t xml:space="preserve">, 2023) und überzeugt anschließend ihre Schulleitung, diesen KI-Lesetutor zu beschaffen und schulweit einzusetzen, liegt höchstwahrscheinlich dysfunktionales evidenzinformiertes Handeln vor. Während die </w:t>
      </w:r>
      <w:proofErr w:type="spellStart"/>
      <w:proofErr w:type="gramStart"/>
      <w:r w:rsidRPr="60F5C565">
        <w:rPr>
          <w:lang w:val="de-DE"/>
        </w:rPr>
        <w:t>Forscher:innen</w:t>
      </w:r>
      <w:proofErr w:type="spellEnd"/>
      <w:proofErr w:type="gramEnd"/>
      <w:r w:rsidRPr="60F5C565">
        <w:rPr>
          <w:lang w:val="de-DE"/>
        </w:rPr>
        <w:t xml:space="preserve"> mit </w:t>
      </w:r>
      <w:r w:rsidR="00892F69">
        <w:rPr>
          <w:lang w:val="de-DE"/>
        </w:rPr>
        <w:t>‚</w:t>
      </w:r>
      <w:r w:rsidRPr="60F5C565">
        <w:rPr>
          <w:lang w:val="de-DE"/>
        </w:rPr>
        <w:t>signifikant bessere Leseflüssigkeit</w:t>
      </w:r>
      <w:r w:rsidR="00892F69">
        <w:rPr>
          <w:lang w:val="de-DE"/>
        </w:rPr>
        <w:t>‘</w:t>
      </w:r>
      <w:r w:rsidRPr="60F5C565">
        <w:rPr>
          <w:lang w:val="de-DE"/>
        </w:rPr>
        <w:t xml:space="preserve"> zum Ausdruck bringen, dass ihre Daten unter der Annahme eines Nulleffekts unwahrscheinlich sind (signifikanter </w:t>
      </w:r>
      <w:r w:rsidRPr="60F5C565">
        <w:rPr>
          <w:i/>
          <w:iCs/>
          <w:lang w:val="de-DE"/>
        </w:rPr>
        <w:t>p</w:t>
      </w:r>
      <w:r w:rsidRPr="60F5C565">
        <w:rPr>
          <w:lang w:val="de-DE"/>
        </w:rPr>
        <w:t xml:space="preserve">-Wert), interpretiert die Lehrkraft diese Formulierung als </w:t>
      </w:r>
      <w:r w:rsidR="00892F69">
        <w:rPr>
          <w:lang w:val="de-DE"/>
        </w:rPr>
        <w:t>‚</w:t>
      </w:r>
      <w:r w:rsidRPr="60F5C565">
        <w:rPr>
          <w:lang w:val="de-DE"/>
        </w:rPr>
        <w:t>Unterschied bedeutsamer Größe</w:t>
      </w:r>
      <w:r w:rsidR="00892F69">
        <w:rPr>
          <w:lang w:val="de-DE"/>
        </w:rPr>
        <w:t>‘</w:t>
      </w:r>
      <w:r w:rsidRPr="60F5C565">
        <w:rPr>
          <w:lang w:val="de-DE"/>
        </w:rPr>
        <w:t xml:space="preserve">. </w:t>
      </w:r>
      <w:r w:rsidR="00571463" w:rsidRPr="00571463">
        <w:rPr>
          <w:lang w:val="de-DE"/>
        </w:rPr>
        <w:t xml:space="preserve">Folglich schlussfolgert sie, dass es Sinn macht Geld und Zeit in Anschaffung und Implementation des KI-Lesetutors zu </w:t>
      </w:r>
      <w:r w:rsidR="00571463" w:rsidRPr="00571463">
        <w:rPr>
          <w:lang w:val="de-DE"/>
        </w:rPr>
        <w:lastRenderedPageBreak/>
        <w:t xml:space="preserve">investieren, weil sie den KI-Lesetutor für deutlich lernwirksamer hält als lautes Lesen, obwohl evtl. die Implementation </w:t>
      </w:r>
      <w:r w:rsidR="00571463">
        <w:rPr>
          <w:lang w:val="de-DE"/>
        </w:rPr>
        <w:t>weiterer</w:t>
      </w:r>
      <w:r w:rsidR="00571463" w:rsidRPr="00571463">
        <w:rPr>
          <w:lang w:val="de-DE"/>
        </w:rPr>
        <w:t xml:space="preserve"> Maßnahmen effektiver, kostengünstiger und weniger zeitaufwändig gewesen wäre.</w:t>
      </w:r>
    </w:p>
    <w:p w14:paraId="62C763B3" w14:textId="77777777" w:rsidR="00EF372D" w:rsidRDefault="00EF372D" w:rsidP="00EF372D">
      <w:pPr>
        <w:pStyle w:val="Textkrper"/>
        <w:spacing w:line="276" w:lineRule="auto"/>
        <w:ind w:firstLine="0"/>
        <w:jc w:val="both"/>
        <w:rPr>
          <w:lang w:val="de-DE"/>
        </w:rPr>
      </w:pPr>
    </w:p>
    <w:p w14:paraId="7AD3DCBE" w14:textId="108282CC" w:rsidR="000664D1" w:rsidRDefault="00281B32" w:rsidP="002768E4">
      <w:pPr>
        <w:pStyle w:val="Textkrper"/>
        <w:spacing w:line="276" w:lineRule="auto"/>
        <w:ind w:firstLine="0"/>
        <w:jc w:val="both"/>
      </w:pPr>
      <w:r w:rsidRPr="60F5C565">
        <w:rPr>
          <w:lang w:val="de-DE"/>
        </w:rPr>
        <w:t>Die Forschung zur Wissenschaftskommunikation hat eine Reihe solcher potenzielle</w:t>
      </w:r>
      <w:r w:rsidR="00892F69">
        <w:rPr>
          <w:lang w:val="de-DE"/>
        </w:rPr>
        <w:t>r</w:t>
      </w:r>
      <w:r w:rsidRPr="60F5C565">
        <w:rPr>
          <w:lang w:val="de-DE"/>
        </w:rPr>
        <w:t xml:space="preserve"> Problematiken aufgezeigt: Z.B. das soeben beschriebene Verwechseln von Inferenzstatistik und Effektstärke (Schmidt </w:t>
      </w:r>
      <w:r w:rsidR="190FEEC2" w:rsidRPr="60F5C565">
        <w:rPr>
          <w:lang w:val="de-DE"/>
        </w:rPr>
        <w:t>et al.</w:t>
      </w:r>
      <w:r w:rsidRPr="60F5C565">
        <w:rPr>
          <w:lang w:val="de-DE"/>
        </w:rPr>
        <w:t>, 2023), das automatische Annehmen starker Effekte, wenn keine Effektstärken berichtet wurden (</w:t>
      </w:r>
      <w:proofErr w:type="spellStart"/>
      <w:r w:rsidRPr="60F5C565">
        <w:rPr>
          <w:lang w:val="de-DE"/>
        </w:rPr>
        <w:t>Practical</w:t>
      </w:r>
      <w:proofErr w:type="spellEnd"/>
      <w:r w:rsidRPr="60F5C565">
        <w:rPr>
          <w:lang w:val="de-DE"/>
        </w:rPr>
        <w:t xml:space="preserve"> </w:t>
      </w:r>
      <w:proofErr w:type="spellStart"/>
      <w:r w:rsidRPr="60F5C565">
        <w:rPr>
          <w:lang w:val="de-DE"/>
        </w:rPr>
        <w:t>Significance</w:t>
      </w:r>
      <w:proofErr w:type="spellEnd"/>
      <w:r w:rsidRPr="60F5C565">
        <w:rPr>
          <w:lang w:val="de-DE"/>
        </w:rPr>
        <w:t xml:space="preserve"> Bias</w:t>
      </w:r>
      <w:r w:rsidR="5613A2F7" w:rsidRPr="60F5C565">
        <w:rPr>
          <w:lang w:val="de-DE"/>
        </w:rPr>
        <w:t>;</w:t>
      </w:r>
      <w:r w:rsidRPr="60F5C565">
        <w:rPr>
          <w:lang w:val="de-DE"/>
        </w:rPr>
        <w:t xml:space="preserve"> Michal &amp; Shah, 2024), Rückschaufehler (</w:t>
      </w:r>
      <w:proofErr w:type="spellStart"/>
      <w:r w:rsidRPr="60F5C565">
        <w:rPr>
          <w:lang w:val="de-DE"/>
        </w:rPr>
        <w:t>Masnick</w:t>
      </w:r>
      <w:proofErr w:type="spellEnd"/>
      <w:r w:rsidRPr="60F5C565">
        <w:rPr>
          <w:lang w:val="de-DE"/>
        </w:rPr>
        <w:t xml:space="preserve"> &amp; Zimmerman, 2009) oder die verzerrte Einschätzung der Belastbarkeit von Befunden (z.B. das Ergebnis einer Laborstudie mit </w:t>
      </w:r>
      <w:r w:rsidRPr="60F5C565">
        <w:rPr>
          <w:i/>
          <w:iCs/>
          <w:lang w:val="de-DE"/>
        </w:rPr>
        <w:t>N</w:t>
      </w:r>
      <w:r w:rsidRPr="60F5C565">
        <w:rPr>
          <w:lang w:val="de-DE"/>
        </w:rPr>
        <w:t xml:space="preserve"> = 56 mit großem Effekt und daher hoher statistischer Power) durch irrelevante Zahlen (z.B. Stichprobengröße einer zuvor gelesenen Large-</w:t>
      </w:r>
      <w:proofErr w:type="spellStart"/>
      <w:r w:rsidRPr="60F5C565">
        <w:rPr>
          <w:lang w:val="de-DE"/>
        </w:rPr>
        <w:t>Scale</w:t>
      </w:r>
      <w:proofErr w:type="spellEnd"/>
      <w:r w:rsidRPr="60F5C565">
        <w:rPr>
          <w:lang w:val="de-DE"/>
        </w:rPr>
        <w:t>-Studie</w:t>
      </w:r>
      <w:r w:rsidR="769E0BF4" w:rsidRPr="60F5C565">
        <w:rPr>
          <w:lang w:val="de-DE"/>
        </w:rPr>
        <w:t>;</w:t>
      </w:r>
      <w:r w:rsidRPr="60F5C565">
        <w:rPr>
          <w:lang w:val="de-DE"/>
        </w:rPr>
        <w:t xml:space="preserve"> Bohrer</w:t>
      </w:r>
      <w:r w:rsidR="13B93050" w:rsidRPr="60F5C565">
        <w:rPr>
          <w:lang w:val="de-DE"/>
        </w:rPr>
        <w:t xml:space="preserve"> et al.</w:t>
      </w:r>
      <w:r w:rsidRPr="60F5C565">
        <w:rPr>
          <w:lang w:val="de-DE"/>
        </w:rPr>
        <w:t>, 2025).</w:t>
      </w:r>
    </w:p>
    <w:p w14:paraId="1BF0C4FC" w14:textId="77777777" w:rsidR="00EF372D" w:rsidRDefault="00EF372D" w:rsidP="00EF372D">
      <w:pPr>
        <w:pStyle w:val="Textkrper"/>
        <w:spacing w:line="276" w:lineRule="auto"/>
        <w:ind w:firstLine="0"/>
        <w:jc w:val="both"/>
        <w:rPr>
          <w:lang w:val="de-DE"/>
        </w:rPr>
      </w:pPr>
    </w:p>
    <w:p w14:paraId="126FC072" w14:textId="2C5AAA75" w:rsidR="000664D1" w:rsidRDefault="00281B32" w:rsidP="002768E4">
      <w:pPr>
        <w:pStyle w:val="Textkrper"/>
        <w:spacing w:line="276" w:lineRule="auto"/>
        <w:ind w:firstLine="0"/>
        <w:jc w:val="both"/>
      </w:pPr>
      <w:r w:rsidRPr="60F5C565">
        <w:rPr>
          <w:lang w:val="de-DE"/>
        </w:rPr>
        <w:t>Gleichzeitig liegt eine Reihe von Befunden vor, die implizieren, dass verbesserte Kommunikation von Evidenz an Lehrkräfte zu Zwecken evidenzinformierten Handelns vergleichsweise einfach umsetzbar ist (z.B. Schneider</w:t>
      </w:r>
      <w:r w:rsidR="10103AD6" w:rsidRPr="60F5C565">
        <w:rPr>
          <w:lang w:val="de-DE"/>
        </w:rPr>
        <w:t xml:space="preserve"> et al.</w:t>
      </w:r>
      <w:r w:rsidRPr="60F5C565">
        <w:rPr>
          <w:lang w:val="de-DE"/>
        </w:rPr>
        <w:t xml:space="preserve">, 2024). Grundsätzlich lassen sich die bisherigen Befunde in angebotsseitige und </w:t>
      </w:r>
      <w:proofErr w:type="spellStart"/>
      <w:r w:rsidRPr="60F5C565">
        <w:rPr>
          <w:lang w:val="de-DE"/>
        </w:rPr>
        <w:t>nutzendenseitige</w:t>
      </w:r>
      <w:proofErr w:type="spellEnd"/>
      <w:r w:rsidRPr="60F5C565">
        <w:rPr>
          <w:lang w:val="de-DE"/>
        </w:rPr>
        <w:t xml:space="preserve"> Ansätze unterscheiden, also in Interventionen, die die Auswahl und Darstellung der Evidenz optimieren möchten und Ansätze, die bei der Scientific, Data und Statistical </w:t>
      </w:r>
      <w:proofErr w:type="spellStart"/>
      <w:r w:rsidRPr="60F5C565">
        <w:rPr>
          <w:lang w:val="de-DE"/>
        </w:rPr>
        <w:t>Literacy</w:t>
      </w:r>
      <w:proofErr w:type="spellEnd"/>
      <w:r w:rsidRPr="60F5C565">
        <w:rPr>
          <w:lang w:val="de-DE"/>
        </w:rPr>
        <w:t xml:space="preserve"> der </w:t>
      </w:r>
      <w:r w:rsidR="00080BB0">
        <w:rPr>
          <w:lang w:val="de-DE"/>
        </w:rPr>
        <w:t xml:space="preserve">(angehenden) </w:t>
      </w:r>
      <w:r w:rsidRPr="60F5C565">
        <w:rPr>
          <w:lang w:val="de-DE"/>
        </w:rPr>
        <w:t>Lehrkräfte ansetzen (Brühwiler &amp; Leutwyler, 2020).</w:t>
      </w:r>
    </w:p>
    <w:p w14:paraId="07A8481C" w14:textId="77777777" w:rsidR="00EF372D" w:rsidRDefault="00EF372D" w:rsidP="00EF372D">
      <w:pPr>
        <w:pStyle w:val="Textkrper"/>
        <w:spacing w:line="276" w:lineRule="auto"/>
        <w:ind w:firstLine="0"/>
        <w:jc w:val="both"/>
        <w:rPr>
          <w:lang w:val="de-DE"/>
        </w:rPr>
      </w:pPr>
    </w:p>
    <w:p w14:paraId="2EEA80C8" w14:textId="2C5F9C14" w:rsidR="000664D1" w:rsidRDefault="00281B32" w:rsidP="004A282E">
      <w:pPr>
        <w:pStyle w:val="Textkrper"/>
        <w:spacing w:line="276" w:lineRule="auto"/>
        <w:ind w:firstLine="0"/>
        <w:jc w:val="both"/>
      </w:pPr>
      <w:r w:rsidRPr="60F5C565">
        <w:rPr>
          <w:lang w:val="de-DE"/>
        </w:rPr>
        <w:t xml:space="preserve">Zu zweiterem gehören Programme wie </w:t>
      </w:r>
      <w:r w:rsidR="00892F69">
        <w:rPr>
          <w:lang w:val="de-DE"/>
        </w:rPr>
        <w:t>‚</w:t>
      </w:r>
      <w:r w:rsidRPr="60F5C565">
        <w:rPr>
          <w:lang w:val="de-DE"/>
        </w:rPr>
        <w:t>Data Teams</w:t>
      </w:r>
      <w:r w:rsidR="00892F69">
        <w:rPr>
          <w:lang w:val="de-DE"/>
        </w:rPr>
        <w:t>‘</w:t>
      </w:r>
      <w:r w:rsidRPr="60F5C565">
        <w:rPr>
          <w:lang w:val="de-DE"/>
        </w:rPr>
        <w:t xml:space="preserve"> (Schildkamp </w:t>
      </w:r>
      <w:r w:rsidR="12E467E5" w:rsidRPr="60F5C565">
        <w:rPr>
          <w:lang w:val="de-DE"/>
        </w:rPr>
        <w:t>et al.</w:t>
      </w:r>
      <w:r w:rsidRPr="60F5C565">
        <w:rPr>
          <w:lang w:val="de-DE"/>
        </w:rPr>
        <w:t>, 2018), welche durch ein umfängliches Set an vordefinierten Leitlinien und Aktivitäten versuch</w:t>
      </w:r>
      <w:r w:rsidR="00892F69">
        <w:rPr>
          <w:lang w:val="de-DE"/>
        </w:rPr>
        <w:t>en</w:t>
      </w:r>
      <w:r w:rsidRPr="60F5C565">
        <w:rPr>
          <w:lang w:val="de-DE"/>
        </w:rPr>
        <w:t>, konkrete schulische Probleme mit Hilfe von (oft eigens dafür gen</w:t>
      </w:r>
      <w:r w:rsidR="004A282E">
        <w:rPr>
          <w:lang w:val="de-DE"/>
        </w:rPr>
        <w:t>er</w:t>
      </w:r>
      <w:r w:rsidRPr="60F5C565">
        <w:rPr>
          <w:lang w:val="de-DE"/>
        </w:rPr>
        <w:t xml:space="preserve">ierten) Daten zu lösen, wobei meist </w:t>
      </w:r>
      <w:r w:rsidR="00892F69">
        <w:rPr>
          <w:lang w:val="de-DE"/>
        </w:rPr>
        <w:t>vier bis sechs</w:t>
      </w:r>
      <w:r w:rsidRPr="60F5C565">
        <w:rPr>
          <w:lang w:val="de-DE"/>
        </w:rPr>
        <w:t xml:space="preserve"> Lehrkräfte und </w:t>
      </w:r>
      <w:proofErr w:type="spellStart"/>
      <w:proofErr w:type="gramStart"/>
      <w:r w:rsidRPr="60F5C565">
        <w:rPr>
          <w:lang w:val="de-DE"/>
        </w:rPr>
        <w:t>Schulleiter:innen</w:t>
      </w:r>
      <w:proofErr w:type="spellEnd"/>
      <w:proofErr w:type="gramEnd"/>
      <w:r w:rsidRPr="60F5C565">
        <w:rPr>
          <w:lang w:val="de-DE"/>
        </w:rPr>
        <w:t xml:space="preserve"> mit </w:t>
      </w:r>
      <w:proofErr w:type="spellStart"/>
      <w:r w:rsidRPr="60F5C565">
        <w:rPr>
          <w:lang w:val="de-DE"/>
        </w:rPr>
        <w:t>Bildungswissenschaftler:innen</w:t>
      </w:r>
      <w:proofErr w:type="spellEnd"/>
      <w:r w:rsidRPr="60F5C565">
        <w:rPr>
          <w:lang w:val="de-DE"/>
        </w:rPr>
        <w:t xml:space="preserve"> und </w:t>
      </w:r>
      <w:proofErr w:type="spellStart"/>
      <w:r w:rsidRPr="60F5C565">
        <w:rPr>
          <w:lang w:val="de-DE"/>
        </w:rPr>
        <w:t>Fachdidaktiker:innen</w:t>
      </w:r>
      <w:proofErr w:type="spellEnd"/>
      <w:r w:rsidRPr="60F5C565">
        <w:rPr>
          <w:lang w:val="de-DE"/>
        </w:rPr>
        <w:t xml:space="preserve"> kooperieren. Hierzu gehören auch </w:t>
      </w:r>
      <w:r w:rsidR="00892F69">
        <w:rPr>
          <w:lang w:val="de-DE"/>
        </w:rPr>
        <w:t>‚</w:t>
      </w:r>
      <w:proofErr w:type="spellStart"/>
      <w:r w:rsidRPr="60F5C565">
        <w:rPr>
          <w:lang w:val="de-DE"/>
        </w:rPr>
        <w:t>Brokering</w:t>
      </w:r>
      <w:proofErr w:type="spellEnd"/>
      <w:r w:rsidRPr="60F5C565">
        <w:rPr>
          <w:lang w:val="de-DE"/>
        </w:rPr>
        <w:t>-Ansätze</w:t>
      </w:r>
      <w:r w:rsidR="00892F69">
        <w:rPr>
          <w:lang w:val="de-DE"/>
        </w:rPr>
        <w:t>‘</w:t>
      </w:r>
      <w:r w:rsidRPr="60F5C565">
        <w:rPr>
          <w:lang w:val="de-DE"/>
        </w:rPr>
        <w:t xml:space="preserve"> (teilweise als </w:t>
      </w:r>
      <w:r w:rsidR="00892F69">
        <w:rPr>
          <w:lang w:val="de-DE"/>
        </w:rPr>
        <w:t>‚</w:t>
      </w:r>
      <w:proofErr w:type="spellStart"/>
      <w:r w:rsidRPr="60F5C565">
        <w:rPr>
          <w:lang w:val="de-DE"/>
        </w:rPr>
        <w:t>research</w:t>
      </w:r>
      <w:proofErr w:type="spellEnd"/>
      <w:r w:rsidRPr="60F5C565">
        <w:rPr>
          <w:lang w:val="de-DE"/>
        </w:rPr>
        <w:t xml:space="preserve"> </w:t>
      </w:r>
      <w:proofErr w:type="spellStart"/>
      <w:r w:rsidRPr="60F5C565">
        <w:rPr>
          <w:lang w:val="de-DE"/>
        </w:rPr>
        <w:t>practice</w:t>
      </w:r>
      <w:proofErr w:type="spellEnd"/>
      <w:r w:rsidRPr="60F5C565">
        <w:rPr>
          <w:lang w:val="de-DE"/>
        </w:rPr>
        <w:t xml:space="preserve"> </w:t>
      </w:r>
      <w:proofErr w:type="spellStart"/>
      <w:r w:rsidRPr="60F5C565">
        <w:rPr>
          <w:lang w:val="de-DE"/>
        </w:rPr>
        <w:t>partnerships</w:t>
      </w:r>
      <w:proofErr w:type="spellEnd"/>
      <w:r w:rsidR="00892F69">
        <w:rPr>
          <w:lang w:val="de-DE"/>
        </w:rPr>
        <w:t>‘</w:t>
      </w:r>
      <w:r w:rsidRPr="60F5C565">
        <w:rPr>
          <w:lang w:val="de-DE"/>
        </w:rPr>
        <w:t xml:space="preserve"> bezeichnet), in welchen </w:t>
      </w:r>
      <w:proofErr w:type="spellStart"/>
      <w:proofErr w:type="gramStart"/>
      <w:r w:rsidRPr="60F5C565">
        <w:rPr>
          <w:lang w:val="de-DE"/>
        </w:rPr>
        <w:t>Wissenschaftler:innen</w:t>
      </w:r>
      <w:proofErr w:type="spellEnd"/>
      <w:proofErr w:type="gramEnd"/>
      <w:r w:rsidRPr="60F5C565">
        <w:rPr>
          <w:lang w:val="de-DE"/>
        </w:rPr>
        <w:t xml:space="preserve"> und Lehrpersonen (insbesondere Schulleitungen) gemeinsam versuchen, konkrete schulische Probleme unter Rückgriff auf wissenschaftliche Erkenntnisse zu lösen (z.B. </w:t>
      </w:r>
      <w:proofErr w:type="spellStart"/>
      <w:r w:rsidRPr="60F5C565">
        <w:rPr>
          <w:lang w:val="de-DE"/>
        </w:rPr>
        <w:t>Sharples</w:t>
      </w:r>
      <w:proofErr w:type="spellEnd"/>
      <w:r w:rsidRPr="60F5C565">
        <w:rPr>
          <w:lang w:val="de-DE"/>
        </w:rPr>
        <w:t xml:space="preserve"> &amp; </w:t>
      </w:r>
      <w:proofErr w:type="spellStart"/>
      <w:r w:rsidRPr="60F5C565">
        <w:rPr>
          <w:lang w:val="de-DE"/>
        </w:rPr>
        <w:t>Sheard</w:t>
      </w:r>
      <w:proofErr w:type="spellEnd"/>
      <w:r w:rsidRPr="60F5C565">
        <w:rPr>
          <w:lang w:val="de-DE"/>
        </w:rPr>
        <w:t xml:space="preserve">, 2015). </w:t>
      </w:r>
      <w:r w:rsidR="00080BB0">
        <w:rPr>
          <w:lang w:val="de-DE"/>
        </w:rPr>
        <w:t>Zudem können</w:t>
      </w:r>
      <w:r w:rsidR="00080BB0" w:rsidRPr="60F5C565">
        <w:rPr>
          <w:lang w:val="de-DE"/>
        </w:rPr>
        <w:t xml:space="preserve"> </w:t>
      </w:r>
      <w:r w:rsidR="00080BB0">
        <w:rPr>
          <w:lang w:val="de-DE"/>
        </w:rPr>
        <w:t>k</w:t>
      </w:r>
      <w:r w:rsidRPr="60F5C565">
        <w:rPr>
          <w:lang w:val="de-DE"/>
        </w:rPr>
        <w:t>urz- (Merk</w:t>
      </w:r>
      <w:r w:rsidR="01097FAD" w:rsidRPr="60F5C565">
        <w:rPr>
          <w:lang w:val="de-DE"/>
        </w:rPr>
        <w:t xml:space="preserve"> et al.</w:t>
      </w:r>
      <w:r w:rsidR="5FD39E69" w:rsidRPr="60F5C565">
        <w:rPr>
          <w:lang w:val="de-DE"/>
        </w:rPr>
        <w:t>,</w:t>
      </w:r>
      <w:r w:rsidRPr="60F5C565">
        <w:rPr>
          <w:lang w:val="de-DE"/>
        </w:rPr>
        <w:t xml:space="preserve"> 2020) oder längerfristig </w:t>
      </w:r>
      <w:r w:rsidR="00892F69" w:rsidRPr="60F5C565">
        <w:rPr>
          <w:lang w:val="de-DE"/>
        </w:rPr>
        <w:t>(Karst et al., 2024)</w:t>
      </w:r>
      <w:r w:rsidR="00892F69">
        <w:rPr>
          <w:lang w:val="de-DE"/>
        </w:rPr>
        <w:t xml:space="preserve"> </w:t>
      </w:r>
      <w:r w:rsidRPr="60F5C565">
        <w:rPr>
          <w:lang w:val="de-DE"/>
        </w:rPr>
        <w:t>angelegte Interventionen zur Anbahnung notwendiger Kompetenzen für evidenzinformiertes Handeln wie die Interpretation von grafisch dargestellten Daten (</w:t>
      </w:r>
      <w:proofErr w:type="spellStart"/>
      <w:r w:rsidRPr="60F5C565">
        <w:rPr>
          <w:lang w:val="de-DE"/>
        </w:rPr>
        <w:t>Friel</w:t>
      </w:r>
      <w:proofErr w:type="spellEnd"/>
      <w:r w:rsidR="7704B9E8" w:rsidRPr="60F5C565">
        <w:rPr>
          <w:lang w:val="de-DE"/>
        </w:rPr>
        <w:t xml:space="preserve"> et al.</w:t>
      </w:r>
      <w:r w:rsidRPr="60F5C565">
        <w:rPr>
          <w:lang w:val="de-DE"/>
        </w:rPr>
        <w:t>, 2001) oder Forschungskompetenz (Neuenschwander, 2005) sowie die konkrete Unterstützung für evidenzinformiertes Handeln (Clearing House Unterricht Academy, 2025) diesem Ansatz zugerechnet werden.</w:t>
      </w:r>
    </w:p>
    <w:p w14:paraId="0933413B" w14:textId="77777777" w:rsidR="00EF372D" w:rsidRDefault="00EF372D" w:rsidP="00EF372D">
      <w:pPr>
        <w:pStyle w:val="Textkrper"/>
        <w:spacing w:line="276" w:lineRule="auto"/>
        <w:ind w:firstLine="0"/>
        <w:jc w:val="both"/>
        <w:rPr>
          <w:lang w:val="de-DE"/>
        </w:rPr>
      </w:pPr>
    </w:p>
    <w:p w14:paraId="63778AF2" w14:textId="7908FEF6" w:rsidR="000664D1" w:rsidRDefault="00281B32" w:rsidP="004A282E">
      <w:pPr>
        <w:pStyle w:val="Textkrper"/>
        <w:spacing w:line="276" w:lineRule="auto"/>
        <w:ind w:firstLine="0"/>
        <w:jc w:val="both"/>
      </w:pPr>
      <w:r w:rsidRPr="60F5C565">
        <w:rPr>
          <w:lang w:val="de-DE"/>
        </w:rPr>
        <w:t>Angebotsseitige Versuche die Kommunikation von Evidenz zu verbessern, stammen aus verschiedensten Disziplinen: So wird z.B. in der Psychologie untersucht (</w:t>
      </w:r>
      <w:proofErr w:type="spellStart"/>
      <w:r w:rsidRPr="60F5C565">
        <w:rPr>
          <w:lang w:val="de-DE"/>
        </w:rPr>
        <w:t>Grice</w:t>
      </w:r>
      <w:proofErr w:type="spellEnd"/>
      <w:r w:rsidRPr="60F5C565">
        <w:rPr>
          <w:lang w:val="de-DE"/>
        </w:rPr>
        <w:t xml:space="preserve"> </w:t>
      </w:r>
      <w:r w:rsidR="092DC646" w:rsidRPr="60F5C565">
        <w:rPr>
          <w:lang w:val="de-DE"/>
        </w:rPr>
        <w:t>et al.</w:t>
      </w:r>
      <w:r w:rsidRPr="60F5C565">
        <w:rPr>
          <w:lang w:val="de-DE"/>
        </w:rPr>
        <w:t>, 2020), welche algebraisch äquivalenten Formulierungen zu standardisierten Effektstärken bei Rezeption durch Laien adäquatere Vorstellungen induzieren (siehe Tabelle 1). In der Human-Computer-</w:t>
      </w:r>
      <w:r w:rsidRPr="60F5C565">
        <w:rPr>
          <w:lang w:val="de-DE"/>
        </w:rPr>
        <w:lastRenderedPageBreak/>
        <w:t xml:space="preserve">Interaction-Forschung werden (teils dynamische) Visualisierungstechniken entwickelt, um Effektstärken und </w:t>
      </w:r>
      <w:proofErr w:type="spellStart"/>
      <w:r w:rsidRPr="60F5C565">
        <w:rPr>
          <w:lang w:val="de-DE"/>
        </w:rPr>
        <w:t>Inferential</w:t>
      </w:r>
      <w:proofErr w:type="spellEnd"/>
      <w:r w:rsidRPr="60F5C565">
        <w:rPr>
          <w:lang w:val="de-DE"/>
        </w:rPr>
        <w:t xml:space="preserve"> </w:t>
      </w:r>
      <w:proofErr w:type="spellStart"/>
      <w:r w:rsidRPr="60F5C565">
        <w:rPr>
          <w:lang w:val="de-DE"/>
        </w:rPr>
        <w:t>Uncertainty</w:t>
      </w:r>
      <w:proofErr w:type="spellEnd"/>
      <w:r w:rsidRPr="60F5C565">
        <w:rPr>
          <w:lang w:val="de-DE"/>
        </w:rPr>
        <w:t xml:space="preserve"> besser zu kommunizieren (z.B. </w:t>
      </w:r>
      <w:proofErr w:type="spellStart"/>
      <w:r w:rsidRPr="60F5C565">
        <w:rPr>
          <w:lang w:val="de-DE"/>
        </w:rPr>
        <w:t>Hullman</w:t>
      </w:r>
      <w:proofErr w:type="spellEnd"/>
      <w:r w:rsidR="64460D6B" w:rsidRPr="60F5C565">
        <w:rPr>
          <w:lang w:val="de-DE"/>
        </w:rPr>
        <w:t xml:space="preserve"> et al.</w:t>
      </w:r>
      <w:r w:rsidRPr="60F5C565">
        <w:rPr>
          <w:lang w:val="de-DE"/>
        </w:rPr>
        <w:t xml:space="preserve">, 2015; Zhang </w:t>
      </w:r>
      <w:r w:rsidR="2886A95F" w:rsidRPr="60F5C565">
        <w:rPr>
          <w:lang w:val="de-DE"/>
        </w:rPr>
        <w:t>et al.</w:t>
      </w:r>
      <w:r w:rsidRPr="60F5C565">
        <w:rPr>
          <w:lang w:val="de-DE"/>
        </w:rPr>
        <w:t xml:space="preserve">, 2023). Die bildungswissenschaftliche Lehrerbildungsforschung sowie die Fachdidaktiken erproben innovative Formate für die Zielgruppe der </w:t>
      </w:r>
      <w:r w:rsidR="00080BB0">
        <w:rPr>
          <w:lang w:val="de-DE"/>
        </w:rPr>
        <w:t xml:space="preserve">(angehenden) </w:t>
      </w:r>
      <w:r w:rsidRPr="60F5C565">
        <w:rPr>
          <w:lang w:val="de-DE"/>
        </w:rPr>
        <w:t xml:space="preserve">Lehrkräfte (z.B. </w:t>
      </w:r>
      <w:proofErr w:type="spellStart"/>
      <w:r w:rsidR="00571463" w:rsidRPr="00571463">
        <w:rPr>
          <w:lang w:val="de-DE"/>
        </w:rPr>
        <w:t>Rycroft</w:t>
      </w:r>
      <w:proofErr w:type="spellEnd"/>
      <w:r w:rsidR="00571463" w:rsidRPr="00571463">
        <w:rPr>
          <w:lang w:val="de-DE"/>
        </w:rPr>
        <w:t>-Smith &amp; Stylianides, 2022</w:t>
      </w:r>
      <w:r w:rsidR="00571463">
        <w:rPr>
          <w:lang w:val="de-DE"/>
        </w:rPr>
        <w:t xml:space="preserve">; </w:t>
      </w:r>
      <w:r w:rsidRPr="60F5C565">
        <w:rPr>
          <w:lang w:val="de-DE"/>
        </w:rPr>
        <w:t xml:space="preserve">Schneider </w:t>
      </w:r>
      <w:r w:rsidR="53A425A8" w:rsidRPr="60F5C565">
        <w:rPr>
          <w:lang w:val="de-DE"/>
        </w:rPr>
        <w:t>et al.</w:t>
      </w:r>
      <w:r w:rsidRPr="60F5C565">
        <w:rPr>
          <w:lang w:val="de-DE"/>
        </w:rPr>
        <w:t>, 2024), was auch das Anliegen der vorliegenden Studie ist.</w:t>
      </w:r>
    </w:p>
    <w:p w14:paraId="75796978" w14:textId="77777777" w:rsidR="00EF372D" w:rsidRDefault="00EF372D" w:rsidP="00EF372D">
      <w:pPr>
        <w:pStyle w:val="FigureTitle"/>
        <w:spacing w:line="276" w:lineRule="auto"/>
        <w:jc w:val="both"/>
      </w:pPr>
      <w:bookmarkStart w:id="9" w:name="tbl-wisskommbsp"/>
    </w:p>
    <w:p w14:paraId="1B71691B" w14:textId="07FC4F43" w:rsidR="000664D1" w:rsidRDefault="00281B32" w:rsidP="004A282E">
      <w:pPr>
        <w:pStyle w:val="FigureTitle"/>
        <w:spacing w:line="276" w:lineRule="auto"/>
        <w:jc w:val="both"/>
      </w:pPr>
      <w:r>
        <w:t>Tabelle 1</w:t>
      </w:r>
    </w:p>
    <w:p w14:paraId="2EA64420" w14:textId="77777777" w:rsidR="000664D1" w:rsidRDefault="00281B32" w:rsidP="004A282E">
      <w:pPr>
        <w:pStyle w:val="Beschriftung"/>
        <w:spacing w:after="0" w:line="276" w:lineRule="auto"/>
        <w:jc w:val="both"/>
      </w:pPr>
      <w:r>
        <w:t>Beispiele für angebotsseitige Versuche verbesserter Kommunikation von Evidenz</w:t>
      </w:r>
    </w:p>
    <w:tbl>
      <w:tblPr>
        <w:tblW w:w="0" w:type="auto"/>
        <w:jc w:val="center"/>
        <w:tblCellMar>
          <w:left w:w="60" w:type="dxa"/>
          <w:right w:w="60" w:type="dxa"/>
        </w:tblCellMar>
        <w:tblLook w:val="0000" w:firstRow="0" w:lastRow="0" w:firstColumn="0" w:lastColumn="0" w:noHBand="0" w:noVBand="0"/>
      </w:tblPr>
      <w:tblGrid>
        <w:gridCol w:w="1606"/>
        <w:gridCol w:w="3637"/>
        <w:gridCol w:w="4117"/>
      </w:tblGrid>
      <w:tr w:rsidR="000664D1" w14:paraId="2CECCCD3" w14:textId="77777777" w:rsidTr="00074D57">
        <w:trPr>
          <w:cantSplit/>
          <w:tblHeader/>
          <w:jc w:val="center"/>
        </w:trPr>
        <w:tc>
          <w:tcPr>
            <w:tcW w:w="0" w:type="auto"/>
            <w:tcBorders>
              <w:bottom w:val="single" w:sz="4" w:space="0" w:color="auto"/>
            </w:tcBorders>
          </w:tcPr>
          <w:p w14:paraId="6A05A809" w14:textId="77777777" w:rsidR="000664D1" w:rsidRDefault="000664D1" w:rsidP="004A282E">
            <w:pPr>
              <w:keepNext/>
              <w:spacing w:line="276" w:lineRule="auto"/>
              <w:jc w:val="both"/>
            </w:pPr>
          </w:p>
        </w:tc>
        <w:tc>
          <w:tcPr>
            <w:tcW w:w="0" w:type="auto"/>
            <w:tcBorders>
              <w:bottom w:val="single" w:sz="4" w:space="0" w:color="auto"/>
            </w:tcBorders>
          </w:tcPr>
          <w:p w14:paraId="0958E497" w14:textId="77777777" w:rsidR="000664D1" w:rsidRDefault="00281B32" w:rsidP="004A282E">
            <w:pPr>
              <w:keepNext/>
              <w:spacing w:line="276" w:lineRule="auto"/>
              <w:jc w:val="both"/>
            </w:pPr>
            <w:r>
              <w:rPr>
                <w:rFonts w:ascii="Calibri" w:hAnsi="Calibri"/>
                <w:sz w:val="20"/>
              </w:rPr>
              <w:t>Unterschied</w:t>
            </w:r>
          </w:p>
        </w:tc>
        <w:tc>
          <w:tcPr>
            <w:tcW w:w="0" w:type="auto"/>
            <w:tcBorders>
              <w:bottom w:val="single" w:sz="4" w:space="0" w:color="auto"/>
            </w:tcBorders>
          </w:tcPr>
          <w:p w14:paraId="1872A90A" w14:textId="77777777" w:rsidR="000664D1" w:rsidRDefault="00281B32" w:rsidP="004A282E">
            <w:pPr>
              <w:keepNext/>
              <w:spacing w:line="276" w:lineRule="auto"/>
              <w:jc w:val="both"/>
            </w:pPr>
            <w:r>
              <w:rPr>
                <w:rFonts w:ascii="Calibri" w:hAnsi="Calibri"/>
                <w:sz w:val="20"/>
              </w:rPr>
              <w:t>Zusammenhang</w:t>
            </w:r>
          </w:p>
        </w:tc>
      </w:tr>
      <w:tr w:rsidR="000664D1" w14:paraId="71A5BD6E" w14:textId="77777777" w:rsidTr="00074D57">
        <w:trPr>
          <w:cantSplit/>
          <w:jc w:val="center"/>
        </w:trPr>
        <w:tc>
          <w:tcPr>
            <w:tcW w:w="0" w:type="auto"/>
            <w:tcBorders>
              <w:top w:val="single" w:sz="4" w:space="0" w:color="auto"/>
            </w:tcBorders>
          </w:tcPr>
          <w:p w14:paraId="45EEC9B0" w14:textId="77777777" w:rsidR="000664D1" w:rsidRDefault="00281B32" w:rsidP="004A282E">
            <w:pPr>
              <w:keepNext/>
              <w:spacing w:line="276" w:lineRule="auto"/>
              <w:jc w:val="both"/>
            </w:pPr>
            <w:r>
              <w:rPr>
                <w:rFonts w:ascii="Calibri" w:hAnsi="Calibri"/>
                <w:sz w:val="20"/>
              </w:rPr>
              <w:t>Standard-kommunikation</w:t>
            </w:r>
          </w:p>
        </w:tc>
        <w:tc>
          <w:tcPr>
            <w:tcW w:w="0" w:type="auto"/>
            <w:tcBorders>
              <w:top w:val="single" w:sz="4" w:space="0" w:color="auto"/>
            </w:tcBorders>
          </w:tcPr>
          <w:p w14:paraId="033D8D54" w14:textId="77777777" w:rsidR="000664D1" w:rsidRDefault="00281B32" w:rsidP="004A282E">
            <w:pPr>
              <w:keepNext/>
              <w:spacing w:line="276" w:lineRule="auto"/>
              <w:jc w:val="both"/>
            </w:pPr>
            <w:r>
              <w:rPr>
                <w:rFonts w:ascii="Calibri" w:hAnsi="Calibri"/>
                <w:sz w:val="20"/>
              </w:rPr>
              <w:t>Die Leseleistung von Schülerinnen und Schülern sank in PISA 2022 um 28 Punkte und damit auf den Tiefststand.</w:t>
            </w:r>
          </w:p>
        </w:tc>
        <w:tc>
          <w:tcPr>
            <w:tcW w:w="0" w:type="auto"/>
            <w:tcBorders>
              <w:top w:val="single" w:sz="4" w:space="0" w:color="auto"/>
            </w:tcBorders>
          </w:tcPr>
          <w:p w14:paraId="6519BE5F" w14:textId="77777777" w:rsidR="000664D1" w:rsidRDefault="00281B32" w:rsidP="004A282E">
            <w:pPr>
              <w:keepNext/>
              <w:spacing w:line="276" w:lineRule="auto"/>
              <w:jc w:val="both"/>
            </w:pPr>
            <w:r>
              <w:rPr>
                <w:rFonts w:ascii="Calibri" w:hAnsi="Calibri"/>
                <w:sz w:val="20"/>
              </w:rPr>
              <w:t>Der sozioökonomische Status klärt 14% der Varianz der Mathematikleistung auf.</w:t>
            </w:r>
          </w:p>
        </w:tc>
      </w:tr>
      <w:tr w:rsidR="000664D1" w14:paraId="48E577A2" w14:textId="77777777" w:rsidTr="00074D57">
        <w:trPr>
          <w:cantSplit/>
          <w:jc w:val="center"/>
        </w:trPr>
        <w:tc>
          <w:tcPr>
            <w:tcW w:w="0" w:type="auto"/>
          </w:tcPr>
          <w:p w14:paraId="4B2C4CC4" w14:textId="77777777" w:rsidR="000664D1" w:rsidRDefault="00281B32" w:rsidP="004A282E">
            <w:pPr>
              <w:keepNext/>
              <w:spacing w:line="276" w:lineRule="auto"/>
              <w:jc w:val="both"/>
            </w:pPr>
            <w:r>
              <w:rPr>
                <w:rFonts w:ascii="Calibri" w:hAnsi="Calibri"/>
                <w:sz w:val="20"/>
              </w:rPr>
              <w:t>Verbesserte Kommunikation</w:t>
            </w:r>
          </w:p>
        </w:tc>
        <w:tc>
          <w:tcPr>
            <w:tcW w:w="0" w:type="auto"/>
          </w:tcPr>
          <w:p w14:paraId="0A556FCC" w14:textId="77777777" w:rsidR="000664D1" w:rsidRDefault="00281B32" w:rsidP="004A282E">
            <w:pPr>
              <w:keepNext/>
              <w:spacing w:line="276" w:lineRule="auto"/>
              <w:jc w:val="both"/>
            </w:pPr>
            <w:r>
              <w:rPr>
                <w:rFonts w:ascii="Calibri" w:hAnsi="Calibri"/>
                <w:sz w:val="20"/>
              </w:rPr>
              <w:t>Die Leseleistungen von Schülerinnen und Schülern in Deutschland aus PISA 2018 und aus PISA 2022 überlappen sich zu 88,9%, wobei der Mittelwert um 28 Punkte sank.</w:t>
            </w:r>
          </w:p>
        </w:tc>
        <w:tc>
          <w:tcPr>
            <w:tcW w:w="0" w:type="auto"/>
          </w:tcPr>
          <w:p w14:paraId="6062DFEF" w14:textId="77777777" w:rsidR="000664D1" w:rsidRDefault="00281B32" w:rsidP="004A282E">
            <w:pPr>
              <w:keepNext/>
              <w:spacing w:line="276" w:lineRule="auto"/>
              <w:jc w:val="both"/>
            </w:pPr>
            <w:r>
              <w:rPr>
                <w:rFonts w:ascii="Calibri" w:hAnsi="Calibri"/>
                <w:sz w:val="20"/>
              </w:rPr>
              <w:t>Von 100 Schülerinnen und Schülern, die einen überdurchschnittlichen sozioökonomischen Status haben, zeigen 69 eine überdurchschnittliche Mathematikleistung.</w:t>
            </w:r>
          </w:p>
        </w:tc>
      </w:tr>
    </w:tbl>
    <w:p w14:paraId="145B8016" w14:textId="77777777" w:rsidR="000664D1" w:rsidRDefault="00074D57" w:rsidP="004A282E">
      <w:pPr>
        <w:pStyle w:val="berschrift1"/>
        <w:spacing w:line="276" w:lineRule="auto"/>
        <w:jc w:val="both"/>
      </w:pPr>
      <w:bookmarkStart w:id="10" w:name="die-vorliegende-studie"/>
      <w:bookmarkEnd w:id="2"/>
      <w:bookmarkEnd w:id="6"/>
      <w:bookmarkEnd w:id="9"/>
      <w:r>
        <w:br/>
        <w:t>Die vorliegende Studie</w:t>
      </w:r>
    </w:p>
    <w:p w14:paraId="25732A8E" w14:textId="5E5AAA83" w:rsidR="000664D1" w:rsidRDefault="00A27D84" w:rsidP="00A27D84">
      <w:pPr>
        <w:pStyle w:val="FirstParagraph"/>
        <w:spacing w:line="276" w:lineRule="auto"/>
        <w:ind w:firstLine="0"/>
        <w:jc w:val="both"/>
      </w:pPr>
      <w:r>
        <w:rPr>
          <w:lang w:val="de-DE"/>
        </w:rPr>
        <w:t>Die</w:t>
      </w:r>
      <w:r w:rsidR="00281B32" w:rsidRPr="3C8EA469">
        <w:rPr>
          <w:lang w:val="de-DE"/>
        </w:rPr>
        <w:t xml:space="preserve"> vorliegende Studie</w:t>
      </w:r>
      <w:r>
        <w:rPr>
          <w:lang w:val="de-DE"/>
        </w:rPr>
        <w:t xml:space="preserve"> untersucht</w:t>
      </w:r>
      <w:r w:rsidR="00281B32" w:rsidRPr="3C8EA469">
        <w:rPr>
          <w:lang w:val="de-DE"/>
        </w:rPr>
        <w:t xml:space="preserve">, inwiefern verbreitete Standardgrafiken zur Kommunikation der Entwicklung der Lesekompetenz in den deutschen Kohorten des Programme </w:t>
      </w:r>
      <w:proofErr w:type="spellStart"/>
      <w:r w:rsidR="00281B32" w:rsidRPr="3C8EA469">
        <w:rPr>
          <w:lang w:val="de-DE"/>
        </w:rPr>
        <w:t>of</w:t>
      </w:r>
      <w:proofErr w:type="spellEnd"/>
      <w:r w:rsidR="00281B32" w:rsidRPr="3C8EA469">
        <w:rPr>
          <w:lang w:val="de-DE"/>
        </w:rPr>
        <w:t xml:space="preserve"> International Student Assessment (PISA) </w:t>
      </w:r>
      <w:r w:rsidR="0046507A">
        <w:rPr>
          <w:lang w:val="de-DE"/>
        </w:rPr>
        <w:t>‚</w:t>
      </w:r>
      <w:proofErr w:type="spellStart"/>
      <w:r w:rsidR="00281B32" w:rsidRPr="3C8EA469">
        <w:rPr>
          <w:lang w:val="de-DE"/>
        </w:rPr>
        <w:t>Practical</w:t>
      </w:r>
      <w:proofErr w:type="spellEnd"/>
      <w:r w:rsidR="00281B32" w:rsidRPr="3C8EA469">
        <w:rPr>
          <w:lang w:val="de-DE"/>
        </w:rPr>
        <w:t xml:space="preserve"> </w:t>
      </w:r>
      <w:proofErr w:type="spellStart"/>
      <w:r w:rsidR="00281B32" w:rsidRPr="3C8EA469">
        <w:rPr>
          <w:lang w:val="de-DE"/>
        </w:rPr>
        <w:t>Significance</w:t>
      </w:r>
      <w:proofErr w:type="spellEnd"/>
      <w:r w:rsidR="00281B32" w:rsidRPr="3C8EA469">
        <w:rPr>
          <w:lang w:val="de-DE"/>
        </w:rPr>
        <w:t xml:space="preserve"> Bias</w:t>
      </w:r>
      <w:r w:rsidR="0046507A">
        <w:rPr>
          <w:lang w:val="de-DE"/>
        </w:rPr>
        <w:t xml:space="preserve">‘, </w:t>
      </w:r>
      <w:r w:rsidR="0046507A">
        <w:rPr>
          <w:lang w:val="de-DE"/>
        </w:rPr>
        <w:t xml:space="preserve">also </w:t>
      </w:r>
      <w:r w:rsidRPr="60F5C565">
        <w:rPr>
          <w:lang w:val="de-DE"/>
        </w:rPr>
        <w:t>das automatische Annehmen starker Effekte, wenn keine Effektstärken berichtet w</w:t>
      </w:r>
      <w:r>
        <w:rPr>
          <w:lang w:val="de-DE"/>
        </w:rPr>
        <w:t>e</w:t>
      </w:r>
      <w:r w:rsidRPr="60F5C565">
        <w:rPr>
          <w:lang w:val="de-DE"/>
        </w:rPr>
        <w:t>rden</w:t>
      </w:r>
      <w:r w:rsidR="0046507A">
        <w:rPr>
          <w:lang w:val="de-DE"/>
        </w:rPr>
        <w:t>,</w:t>
      </w:r>
      <w:r w:rsidR="00281B32" w:rsidRPr="3C8EA469">
        <w:rPr>
          <w:lang w:val="de-DE"/>
        </w:rPr>
        <w:t xml:space="preserve"> induzieren und ob dieser mit Grafiken verringert werden kann, bei deren Gestaltung theoretische und empirische Erkenntnisse der Wissenschaft</w:t>
      </w:r>
      <w:r w:rsidR="0046507A">
        <w:rPr>
          <w:lang w:val="de-DE"/>
        </w:rPr>
        <w:t>s</w:t>
      </w:r>
      <w:r w:rsidR="00281B32" w:rsidRPr="3C8EA469">
        <w:rPr>
          <w:lang w:val="de-DE"/>
        </w:rPr>
        <w:t>kommunikation</w:t>
      </w:r>
      <w:r w:rsidR="00571463">
        <w:rPr>
          <w:lang w:val="de-DE"/>
        </w:rPr>
        <w:t xml:space="preserve"> </w:t>
      </w:r>
      <w:r w:rsidR="00281B32" w:rsidRPr="3C8EA469">
        <w:rPr>
          <w:lang w:val="de-DE"/>
        </w:rPr>
        <w:t>berücksichtigt wurden.</w:t>
      </w:r>
      <w:r w:rsidR="00080BB0">
        <w:rPr>
          <w:lang w:val="de-DE"/>
        </w:rPr>
        <w:t xml:space="preserve"> </w:t>
      </w:r>
    </w:p>
    <w:p w14:paraId="2DD2B36D" w14:textId="77777777" w:rsidR="0046507A" w:rsidRDefault="0046507A" w:rsidP="00A27D84">
      <w:pPr>
        <w:pStyle w:val="berschrift2"/>
        <w:spacing w:line="276" w:lineRule="auto"/>
        <w:jc w:val="both"/>
      </w:pPr>
      <w:bookmarkStart w:id="11" w:name="methode"/>
    </w:p>
    <w:p w14:paraId="722DF4D4" w14:textId="7914CB93" w:rsidR="000664D1" w:rsidRDefault="00281B32" w:rsidP="00A27D84">
      <w:pPr>
        <w:pStyle w:val="berschrift2"/>
        <w:spacing w:line="276" w:lineRule="auto"/>
        <w:jc w:val="both"/>
      </w:pPr>
      <w:r>
        <w:t>Methode</w:t>
      </w:r>
    </w:p>
    <w:p w14:paraId="1B974EA3" w14:textId="77777777" w:rsidR="000664D1" w:rsidRDefault="00281B32" w:rsidP="00A27D84">
      <w:pPr>
        <w:pStyle w:val="berschrift3"/>
        <w:spacing w:line="276" w:lineRule="auto"/>
        <w:jc w:val="both"/>
      </w:pPr>
      <w:bookmarkStart w:id="12" w:name="sec-materialien"/>
      <w:r>
        <w:t>Materialien</w:t>
      </w:r>
    </w:p>
    <w:p w14:paraId="3627C15E" w14:textId="146CD158" w:rsidR="000664D1" w:rsidRDefault="00281B32" w:rsidP="00571463">
      <w:pPr>
        <w:pStyle w:val="FirstParagraph"/>
        <w:spacing w:line="276" w:lineRule="auto"/>
        <w:ind w:firstLine="0"/>
        <w:jc w:val="both"/>
      </w:pPr>
      <w:r>
        <w:t xml:space="preserve">In der wissenschaftlichen wie journalistischen Berichterstattung zu den Ergebnissen der PISA-2022-Kohorte wurden zahlreiche Darstellungsformate gewählt, insbesondere Liniendiagramme (siehe </w:t>
      </w:r>
      <w:r w:rsidRPr="00F54146">
        <w:t>Tabelle 2</w:t>
      </w:r>
      <w:r>
        <w:t xml:space="preserve">), was angesichts der Anlage </w:t>
      </w:r>
      <w:r w:rsidR="0046507A">
        <w:t xml:space="preserve">von </w:t>
      </w:r>
      <w:r>
        <w:t>PISA als Trendstudie (</w:t>
      </w:r>
      <w:r w:rsidRPr="00F54146">
        <w:t>Döring &amp; Bortz, 2016</w:t>
      </w:r>
      <w:r>
        <w:t>) konsequent erscheint.</w:t>
      </w:r>
    </w:p>
    <w:p w14:paraId="1DE4AB1A" w14:textId="69BF285D" w:rsidR="000664D1" w:rsidRDefault="00281B32" w:rsidP="00A27D84">
      <w:pPr>
        <w:pStyle w:val="FigureTitle"/>
        <w:spacing w:line="276" w:lineRule="auto"/>
        <w:jc w:val="both"/>
      </w:pPr>
      <w:bookmarkStart w:id="13" w:name="tbl-pisalinegraphs"/>
      <w:r>
        <w:lastRenderedPageBreak/>
        <w:t>Tabelle </w:t>
      </w:r>
      <w:r w:rsidR="0046507A">
        <w:t>2</w:t>
      </w:r>
    </w:p>
    <w:p w14:paraId="3B3CFC7A" w14:textId="77777777" w:rsidR="000664D1" w:rsidRDefault="00281B32" w:rsidP="00A27D84">
      <w:pPr>
        <w:pStyle w:val="Beschriftung"/>
        <w:spacing w:after="0" w:line="276" w:lineRule="auto"/>
        <w:jc w:val="both"/>
      </w:pPr>
      <w:r>
        <w:t>Verwendete Liniendiagramme in der Berichterstattung.</w:t>
      </w:r>
    </w:p>
    <w:tbl>
      <w:tblPr>
        <w:tblStyle w:val="Table"/>
        <w:tblW w:w="5000" w:type="pct"/>
        <w:tblBorders>
          <w:top w:val="single" w:sz="4" w:space="0" w:color="auto"/>
        </w:tblBorders>
        <w:tblLayout w:type="fixed"/>
        <w:tblLook w:val="0000" w:firstRow="0" w:lastRow="0" w:firstColumn="0" w:lastColumn="0" w:noHBand="0" w:noVBand="0"/>
      </w:tblPr>
      <w:tblGrid>
        <w:gridCol w:w="3120"/>
        <w:gridCol w:w="3120"/>
        <w:gridCol w:w="3120"/>
      </w:tblGrid>
      <w:tr w:rsidR="000664D1" w14:paraId="5A39BBE3" w14:textId="77777777" w:rsidTr="00074D57">
        <w:tc>
          <w:tcPr>
            <w:tcW w:w="2640" w:type="dxa"/>
          </w:tcPr>
          <w:p w14:paraId="41C8F396" w14:textId="77777777" w:rsidR="000664D1" w:rsidRDefault="00281B32" w:rsidP="00A27D84">
            <w:pPr>
              <w:pStyle w:val="Compact"/>
              <w:spacing w:before="0" w:line="276" w:lineRule="auto"/>
              <w:jc w:val="both"/>
            </w:pPr>
            <w:r>
              <w:rPr>
                <w:noProof/>
              </w:rPr>
              <w:drawing>
                <wp:inline distT="0" distB="0" distL="0" distR="0" wp14:anchorId="39AD80BB" wp14:editId="07777777">
                  <wp:extent cx="1816111" cy="1571993"/>
                  <wp:effectExtent l="0" t="0" r="0" b="3175"/>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oecd.png"/>
                          <pic:cNvPicPr>
                            <a:picLocks noChangeAspect="1" noChangeArrowheads="1"/>
                          </pic:cNvPicPr>
                        </pic:nvPicPr>
                        <pic:blipFill>
                          <a:blip r:embed="rId8"/>
                          <a:stretch>
                            <a:fillRect/>
                          </a:stretch>
                        </pic:blipFill>
                        <pic:spPr bwMode="auto">
                          <a:xfrm>
                            <a:off x="0" y="0"/>
                            <a:ext cx="1881181" cy="1628316"/>
                          </a:xfrm>
                          <a:prstGeom prst="rect">
                            <a:avLst/>
                          </a:prstGeom>
                          <a:noFill/>
                          <a:ln w="9525">
                            <a:noFill/>
                            <a:headEnd/>
                            <a:tailEnd/>
                          </a:ln>
                        </pic:spPr>
                      </pic:pic>
                    </a:graphicData>
                  </a:graphic>
                </wp:inline>
              </w:drawing>
            </w:r>
          </w:p>
        </w:tc>
        <w:tc>
          <w:tcPr>
            <w:tcW w:w="2640" w:type="dxa"/>
          </w:tcPr>
          <w:p w14:paraId="72A3D3EC" w14:textId="77777777" w:rsidR="000664D1" w:rsidRDefault="00281B32" w:rsidP="00A27D84">
            <w:pPr>
              <w:pStyle w:val="Compact"/>
              <w:spacing w:before="0" w:line="276" w:lineRule="auto"/>
              <w:jc w:val="both"/>
            </w:pPr>
            <w:r>
              <w:rPr>
                <w:noProof/>
              </w:rPr>
              <w:drawing>
                <wp:inline distT="0" distB="0" distL="0" distR="0" wp14:anchorId="7A237860" wp14:editId="07777777">
                  <wp:extent cx="1807912" cy="10169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g/tagessschau.jpg"/>
                          <pic:cNvPicPr>
                            <a:picLocks noChangeAspect="1" noChangeArrowheads="1"/>
                          </pic:cNvPicPr>
                        </pic:nvPicPr>
                        <pic:blipFill>
                          <a:blip r:embed="rId9"/>
                          <a:stretch>
                            <a:fillRect/>
                          </a:stretch>
                        </pic:blipFill>
                        <pic:spPr bwMode="auto">
                          <a:xfrm>
                            <a:off x="0" y="0"/>
                            <a:ext cx="2079504" cy="1169720"/>
                          </a:xfrm>
                          <a:prstGeom prst="rect">
                            <a:avLst/>
                          </a:prstGeom>
                          <a:noFill/>
                          <a:ln w="9525">
                            <a:noFill/>
                            <a:headEnd/>
                            <a:tailEnd/>
                          </a:ln>
                        </pic:spPr>
                      </pic:pic>
                    </a:graphicData>
                  </a:graphic>
                </wp:inline>
              </w:drawing>
            </w:r>
          </w:p>
        </w:tc>
        <w:tc>
          <w:tcPr>
            <w:tcW w:w="2640" w:type="dxa"/>
          </w:tcPr>
          <w:p w14:paraId="0D0B940D" w14:textId="77777777" w:rsidR="000664D1" w:rsidRDefault="00281B32" w:rsidP="00A27D84">
            <w:pPr>
              <w:pStyle w:val="Compact"/>
              <w:spacing w:before="0" w:line="276" w:lineRule="auto"/>
              <w:jc w:val="both"/>
            </w:pPr>
            <w:r>
              <w:rPr>
                <w:noProof/>
              </w:rPr>
              <w:drawing>
                <wp:inline distT="0" distB="0" distL="0" distR="0" wp14:anchorId="43046851" wp14:editId="07777777">
                  <wp:extent cx="1815619" cy="1239141"/>
                  <wp:effectExtent l="0" t="0" r="635" b="5715"/>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taz.jpeg"/>
                          <pic:cNvPicPr>
                            <a:picLocks noChangeAspect="1" noChangeArrowheads="1"/>
                          </pic:cNvPicPr>
                        </pic:nvPicPr>
                        <pic:blipFill>
                          <a:blip r:embed="rId10"/>
                          <a:stretch>
                            <a:fillRect/>
                          </a:stretch>
                        </pic:blipFill>
                        <pic:spPr bwMode="auto">
                          <a:xfrm>
                            <a:off x="0" y="0"/>
                            <a:ext cx="1872609" cy="1278036"/>
                          </a:xfrm>
                          <a:prstGeom prst="rect">
                            <a:avLst/>
                          </a:prstGeom>
                          <a:noFill/>
                          <a:ln w="9525">
                            <a:noFill/>
                            <a:headEnd/>
                            <a:tailEnd/>
                          </a:ln>
                        </pic:spPr>
                      </pic:pic>
                    </a:graphicData>
                  </a:graphic>
                </wp:inline>
              </w:drawing>
            </w:r>
          </w:p>
        </w:tc>
      </w:tr>
      <w:tr w:rsidR="000664D1" w14:paraId="4F12A709" w14:textId="77777777" w:rsidTr="00074D57">
        <w:tc>
          <w:tcPr>
            <w:tcW w:w="2640" w:type="dxa"/>
          </w:tcPr>
          <w:p w14:paraId="437A5928" w14:textId="77777777" w:rsidR="000664D1" w:rsidRDefault="00281B32" w:rsidP="00A27D84">
            <w:pPr>
              <w:pStyle w:val="Compact"/>
              <w:spacing w:before="0" w:line="276" w:lineRule="auto"/>
              <w:jc w:val="both"/>
            </w:pPr>
            <w:r>
              <w:t>OECD (</w:t>
            </w:r>
            <w:r w:rsidRPr="00F54146">
              <w:t>2023</w:t>
            </w:r>
            <w:r>
              <w:t>)</w:t>
            </w:r>
          </w:p>
        </w:tc>
        <w:tc>
          <w:tcPr>
            <w:tcW w:w="2640" w:type="dxa"/>
          </w:tcPr>
          <w:p w14:paraId="5DE657F0" w14:textId="77777777" w:rsidR="000664D1" w:rsidRDefault="00281B32" w:rsidP="00A27D84">
            <w:pPr>
              <w:pStyle w:val="Compact"/>
              <w:spacing w:before="0" w:line="276" w:lineRule="auto"/>
              <w:jc w:val="both"/>
            </w:pPr>
            <w:r>
              <w:t>RBB (</w:t>
            </w:r>
            <w:r w:rsidRPr="00F54146">
              <w:t>2023</w:t>
            </w:r>
            <w:r>
              <w:t>)</w:t>
            </w:r>
          </w:p>
        </w:tc>
        <w:tc>
          <w:tcPr>
            <w:tcW w:w="2640" w:type="dxa"/>
          </w:tcPr>
          <w:p w14:paraId="6D74948B" w14:textId="77777777" w:rsidR="000664D1" w:rsidRDefault="00281B32" w:rsidP="00A27D84">
            <w:pPr>
              <w:pStyle w:val="Compact"/>
              <w:spacing w:before="0" w:line="276" w:lineRule="auto"/>
              <w:jc w:val="both"/>
            </w:pPr>
            <w:r>
              <w:t>taz (</w:t>
            </w:r>
            <w:r w:rsidRPr="00F54146">
              <w:t>2023</w:t>
            </w:r>
            <w:r>
              <w:t>)</w:t>
            </w:r>
          </w:p>
        </w:tc>
      </w:tr>
      <w:bookmarkEnd w:id="13"/>
    </w:tbl>
    <w:p w14:paraId="51788A80" w14:textId="77777777" w:rsidR="00EF372D" w:rsidRDefault="00EF372D" w:rsidP="00EF372D">
      <w:pPr>
        <w:pStyle w:val="AfterWithoutNote"/>
        <w:spacing w:before="0" w:line="276" w:lineRule="auto"/>
        <w:ind w:firstLine="0"/>
        <w:jc w:val="both"/>
        <w:rPr>
          <w:lang w:val="de-DE"/>
        </w:rPr>
      </w:pPr>
    </w:p>
    <w:p w14:paraId="38BDFF6E" w14:textId="62D0CD88" w:rsidR="000664D1" w:rsidRDefault="00281B32" w:rsidP="00A27D84">
      <w:pPr>
        <w:pStyle w:val="AfterWithoutNote"/>
        <w:spacing w:before="0" w:line="276" w:lineRule="auto"/>
        <w:ind w:firstLine="0"/>
        <w:jc w:val="both"/>
      </w:pPr>
      <w:r w:rsidRPr="3C8EA469">
        <w:rPr>
          <w:lang w:val="de-DE"/>
        </w:rPr>
        <w:t>Diese Abbildungen erlauben einen effizienten Vergleich der Mittelwerte sowohl über die Zeit als auch</w:t>
      </w:r>
      <w:r w:rsidR="00A27D84">
        <w:rPr>
          <w:lang w:val="de-DE"/>
        </w:rPr>
        <w:t xml:space="preserve"> über</w:t>
      </w:r>
      <w:r w:rsidRPr="3C8EA469">
        <w:rPr>
          <w:lang w:val="de-DE"/>
        </w:rPr>
        <w:t xml:space="preserve"> Variablen (hier: Fächer) hinweg. In solchen Grafiken ist jedoch die Bedeutsamkeit der </w:t>
      </w:r>
      <w:proofErr w:type="spellStart"/>
      <w:r w:rsidRPr="3C8EA469">
        <w:rPr>
          <w:lang w:val="de-DE"/>
        </w:rPr>
        <w:t>Mittelwertsdifferenz</w:t>
      </w:r>
      <w:proofErr w:type="spellEnd"/>
      <w:r w:rsidRPr="3C8EA469">
        <w:rPr>
          <w:lang w:val="de-DE"/>
        </w:rPr>
        <w:t xml:space="preserve"> nur bei bekannter Streuung interpretierbar: Abbildung 2 zeigt jeweils die gleichen Mittelwerte von 508 (</w:t>
      </w:r>
      <w:proofErr w:type="gramStart"/>
      <w:r w:rsidRPr="3C8EA469">
        <w:rPr>
          <w:lang w:val="de-DE"/>
        </w:rPr>
        <w:t>PISA Lesen</w:t>
      </w:r>
      <w:proofErr w:type="gramEnd"/>
      <w:r w:rsidRPr="3C8EA469">
        <w:rPr>
          <w:lang w:val="de-DE"/>
        </w:rPr>
        <w:t xml:space="preserve"> 2015) und 480 (PISA Lesen 2022)</w:t>
      </w:r>
      <w:r w:rsidR="002B5DA1">
        <w:rPr>
          <w:lang w:val="de-DE"/>
        </w:rPr>
        <w:t xml:space="preserve"> bei unterschiedlichen Streuungen</w:t>
      </w:r>
      <w:r w:rsidRPr="3C8EA469">
        <w:rPr>
          <w:lang w:val="de-DE"/>
        </w:rPr>
        <w:t>.</w:t>
      </w:r>
    </w:p>
    <w:p w14:paraId="1FC88E3E" w14:textId="77777777" w:rsidR="00EF372D" w:rsidRDefault="00EF372D" w:rsidP="00EF372D">
      <w:pPr>
        <w:pStyle w:val="FigureTitle"/>
        <w:spacing w:line="276" w:lineRule="auto"/>
        <w:jc w:val="both"/>
      </w:pPr>
      <w:bookmarkStart w:id="14" w:name="fig-mwdiffstreuung"/>
      <w:bookmarkStart w:id="15" w:name="cell-fig-mwdiffstreuung"/>
    </w:p>
    <w:p w14:paraId="155CE4F8" w14:textId="12ECC184" w:rsidR="000664D1" w:rsidRDefault="00281B32" w:rsidP="00A27D84">
      <w:pPr>
        <w:pStyle w:val="FigureTitle"/>
        <w:spacing w:line="276" w:lineRule="auto"/>
        <w:jc w:val="both"/>
      </w:pPr>
      <w:r>
        <w:t>Abbildung 2</w:t>
      </w:r>
    </w:p>
    <w:p w14:paraId="3F316123" w14:textId="77777777" w:rsidR="000664D1" w:rsidRDefault="00281B32" w:rsidP="00A27D84">
      <w:pPr>
        <w:pStyle w:val="Beschriftung"/>
        <w:spacing w:after="0" w:line="276" w:lineRule="auto"/>
        <w:jc w:val="both"/>
      </w:pPr>
      <w:r w:rsidRPr="3C8EA469">
        <w:rPr>
          <w:lang w:val="de-DE"/>
        </w:rPr>
        <w:t xml:space="preserve">Illustration der Unabhängigkeit von </w:t>
      </w:r>
      <w:proofErr w:type="spellStart"/>
      <w:r w:rsidRPr="3C8EA469">
        <w:rPr>
          <w:lang w:val="de-DE"/>
        </w:rPr>
        <w:t>Mittelwertsdifferenz</w:t>
      </w:r>
      <w:proofErr w:type="spellEnd"/>
      <w:r w:rsidRPr="3C8EA469">
        <w:rPr>
          <w:lang w:val="de-DE"/>
        </w:rPr>
        <w:t xml:space="preserve"> und Größe des Effekts</w:t>
      </w:r>
    </w:p>
    <w:p w14:paraId="0E27B00A" w14:textId="77777777" w:rsidR="000664D1" w:rsidRDefault="00074D57" w:rsidP="00A27D84">
      <w:pPr>
        <w:pStyle w:val="FigureWithoutNote"/>
        <w:spacing w:after="0" w:line="276" w:lineRule="auto"/>
        <w:jc w:val="both"/>
      </w:pPr>
      <w:r>
        <w:rPr>
          <w:noProof/>
        </w:rPr>
        <w:drawing>
          <wp:inline distT="0" distB="0" distL="0" distR="0" wp14:anchorId="31241997" wp14:editId="50F68BF3">
            <wp:extent cx="5943600" cy="3396615"/>
            <wp:effectExtent l="0" t="0" r="0" b="0"/>
            <wp:docPr id="146170947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9474" name="Grafik 14617094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bookmarkEnd w:id="14"/>
    <w:bookmarkEnd w:id="15"/>
    <w:p w14:paraId="13D6D81F" w14:textId="077C472F" w:rsidR="000664D1" w:rsidRDefault="00281B32" w:rsidP="00A27D84">
      <w:pPr>
        <w:pStyle w:val="AfterWithoutNote"/>
        <w:spacing w:before="0" w:line="276" w:lineRule="auto"/>
        <w:ind w:firstLine="0"/>
        <w:jc w:val="both"/>
      </w:pPr>
      <w:r w:rsidRPr="60F5C565">
        <w:rPr>
          <w:lang w:val="de-DE"/>
        </w:rPr>
        <w:t xml:space="preserve">Das Ausmaß der Bedeutsamkeit dieses (gleichen) Mittelwertsunterschiedes entsteht aber erst durch die Streuung der Daten um diesen Mittelwert herum. Weil die Variablen im rechten Teil der </w:t>
      </w:r>
      <w:r w:rsidRPr="60F5C565">
        <w:rPr>
          <w:lang w:val="de-DE"/>
        </w:rPr>
        <w:lastRenderedPageBreak/>
        <w:t xml:space="preserve">Abbildung weniger streuen, ist die Überlappung der beiden Gruppen geringer (48%, großer Effekt), während die große Überlappung im linken Teil (88%, kleiner Effekt) durch die große Streuung zustande kommt. Die Abbildungen in Tabelle 2 sagen also nicht nur nichts über die Bedeutsamkeit der Mittelwertsunterschiede aus. Die nicht dargestellte Varianz induziert möglicherweise auch eine wahrgenommene große Bedeutsamkeit der </w:t>
      </w:r>
      <w:proofErr w:type="spellStart"/>
      <w:r w:rsidRPr="60F5C565">
        <w:rPr>
          <w:lang w:val="de-DE"/>
        </w:rPr>
        <w:t>Mittelwertsdifferenz</w:t>
      </w:r>
      <w:proofErr w:type="spellEnd"/>
      <w:r w:rsidRPr="60F5C565">
        <w:rPr>
          <w:lang w:val="de-DE"/>
        </w:rPr>
        <w:t xml:space="preserve"> (Kale</w:t>
      </w:r>
      <w:r w:rsidR="12796DEF" w:rsidRPr="60F5C565">
        <w:rPr>
          <w:lang w:val="de-DE"/>
        </w:rPr>
        <w:t xml:space="preserve"> et al.</w:t>
      </w:r>
      <w:r w:rsidRPr="60F5C565">
        <w:rPr>
          <w:lang w:val="de-DE"/>
        </w:rPr>
        <w:t>, 2020).</w:t>
      </w:r>
    </w:p>
    <w:p w14:paraId="058C474F" w14:textId="77777777" w:rsidR="00EF372D" w:rsidRDefault="00EF372D" w:rsidP="00EF372D">
      <w:pPr>
        <w:pStyle w:val="FigureTitle"/>
        <w:spacing w:line="276" w:lineRule="auto"/>
        <w:jc w:val="both"/>
      </w:pPr>
      <w:bookmarkStart w:id="16" w:name="tbl-materials"/>
    </w:p>
    <w:p w14:paraId="42A5A51E" w14:textId="12539732" w:rsidR="000664D1" w:rsidRDefault="00281B32" w:rsidP="00A27D84">
      <w:pPr>
        <w:pStyle w:val="FigureTitle"/>
        <w:spacing w:line="276" w:lineRule="auto"/>
        <w:jc w:val="both"/>
      </w:pPr>
      <w:r>
        <w:t>Tabelle </w:t>
      </w:r>
      <w:r w:rsidR="00943AD9">
        <w:t>3</w:t>
      </w:r>
    </w:p>
    <w:p w14:paraId="26BAD003" w14:textId="77777777" w:rsidR="000664D1" w:rsidRDefault="00281B32" w:rsidP="00A27D84">
      <w:pPr>
        <w:pStyle w:val="Beschriftung"/>
        <w:spacing w:after="0" w:line="276" w:lineRule="auto"/>
        <w:jc w:val="both"/>
      </w:pPr>
      <w:r>
        <w:t>Verwendete Stimuli</w:t>
      </w:r>
    </w:p>
    <w:tbl>
      <w:tblPr>
        <w:tblStyle w:val="Table"/>
        <w:tblW w:w="5000" w:type="pct"/>
        <w:tblBorders>
          <w:top w:val="single" w:sz="4" w:space="0" w:color="auto"/>
        </w:tblBorders>
        <w:tblLayout w:type="fixed"/>
        <w:tblLook w:val="0000" w:firstRow="0" w:lastRow="0" w:firstColumn="0" w:lastColumn="0" w:noHBand="0" w:noVBand="0"/>
      </w:tblPr>
      <w:tblGrid>
        <w:gridCol w:w="4680"/>
        <w:gridCol w:w="4680"/>
      </w:tblGrid>
      <w:tr w:rsidR="000664D1" w14:paraId="60061E4C" w14:textId="77777777" w:rsidTr="00571463">
        <w:tc>
          <w:tcPr>
            <w:tcW w:w="0" w:type="dxa"/>
          </w:tcPr>
          <w:p w14:paraId="44EAFD9C" w14:textId="77777777" w:rsidR="000664D1" w:rsidRDefault="00281B32" w:rsidP="00A27D84">
            <w:pPr>
              <w:pStyle w:val="Compact"/>
              <w:spacing w:before="0" w:line="276" w:lineRule="auto"/>
              <w:jc w:val="both"/>
            </w:pPr>
            <w:r>
              <w:rPr>
                <w:noProof/>
              </w:rPr>
              <w:drawing>
                <wp:inline distT="0" distB="0" distL="0" distR="0" wp14:anchorId="1C0FFBD6" wp14:editId="07777777">
                  <wp:extent cx="2611662" cy="1929336"/>
                  <wp:effectExtent l="0" t="0" r="5080" b="127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taz.jpeg"/>
                          <pic:cNvPicPr>
                            <a:picLocks noChangeAspect="1" noChangeArrowheads="1"/>
                          </pic:cNvPicPr>
                        </pic:nvPicPr>
                        <pic:blipFill>
                          <a:blip r:embed="rId10"/>
                          <a:stretch>
                            <a:fillRect/>
                          </a:stretch>
                        </pic:blipFill>
                        <pic:spPr bwMode="auto">
                          <a:xfrm>
                            <a:off x="0" y="0"/>
                            <a:ext cx="2765898" cy="2043276"/>
                          </a:xfrm>
                          <a:prstGeom prst="rect">
                            <a:avLst/>
                          </a:prstGeom>
                          <a:noFill/>
                          <a:ln w="9525">
                            <a:noFill/>
                            <a:headEnd/>
                            <a:tailEnd/>
                          </a:ln>
                        </pic:spPr>
                      </pic:pic>
                    </a:graphicData>
                  </a:graphic>
                </wp:inline>
              </w:drawing>
            </w:r>
          </w:p>
        </w:tc>
        <w:tc>
          <w:tcPr>
            <w:tcW w:w="0" w:type="dxa"/>
          </w:tcPr>
          <w:p w14:paraId="4B94D5A5" w14:textId="77777777" w:rsidR="000664D1" w:rsidRDefault="00281B32" w:rsidP="00A27D84">
            <w:pPr>
              <w:pStyle w:val="Compact"/>
              <w:spacing w:before="0" w:line="276" w:lineRule="auto"/>
              <w:jc w:val="both"/>
            </w:pPr>
            <w:r>
              <w:rPr>
                <w:noProof/>
              </w:rPr>
              <w:drawing>
                <wp:inline distT="0" distB="0" distL="0" distR="0" wp14:anchorId="3E9B3550" wp14:editId="07777777">
                  <wp:extent cx="2726380" cy="191018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g/geomtextline.png"/>
                          <pic:cNvPicPr>
                            <a:picLocks noChangeAspect="1" noChangeArrowheads="1"/>
                          </pic:cNvPicPr>
                        </pic:nvPicPr>
                        <pic:blipFill>
                          <a:blip r:embed="rId12"/>
                          <a:stretch>
                            <a:fillRect/>
                          </a:stretch>
                        </pic:blipFill>
                        <pic:spPr bwMode="auto">
                          <a:xfrm>
                            <a:off x="0" y="0"/>
                            <a:ext cx="2827876" cy="1981298"/>
                          </a:xfrm>
                          <a:prstGeom prst="rect">
                            <a:avLst/>
                          </a:prstGeom>
                          <a:noFill/>
                          <a:ln w="9525">
                            <a:noFill/>
                            <a:headEnd/>
                            <a:tailEnd/>
                          </a:ln>
                        </pic:spPr>
                      </pic:pic>
                    </a:graphicData>
                  </a:graphic>
                </wp:inline>
              </w:drawing>
            </w:r>
          </w:p>
        </w:tc>
      </w:tr>
      <w:bookmarkEnd w:id="16"/>
    </w:tbl>
    <w:p w14:paraId="55F03CF4" w14:textId="77777777" w:rsidR="00EF372D" w:rsidRDefault="00EF372D" w:rsidP="00EF372D">
      <w:pPr>
        <w:pStyle w:val="AfterWithoutNote"/>
        <w:spacing w:before="0" w:line="276" w:lineRule="auto"/>
        <w:ind w:firstLine="0"/>
        <w:jc w:val="both"/>
        <w:rPr>
          <w:lang w:val="de-DE"/>
        </w:rPr>
      </w:pPr>
    </w:p>
    <w:p w14:paraId="2DCC2EDF" w14:textId="2FE34ADA" w:rsidR="000664D1" w:rsidRDefault="00281B32" w:rsidP="00A27D84">
      <w:pPr>
        <w:pStyle w:val="AfterWithoutNote"/>
        <w:spacing w:before="0" w:line="276" w:lineRule="auto"/>
        <w:ind w:firstLine="0"/>
        <w:jc w:val="both"/>
        <w:rPr>
          <w:lang w:val="de-DE"/>
        </w:rPr>
      </w:pPr>
      <w:r w:rsidRPr="60F5C565">
        <w:rPr>
          <w:lang w:val="de-DE"/>
        </w:rPr>
        <w:t xml:space="preserve">Daher wurden vorliegend neben Liniendiagrammen auch überlappende Verteilungskurven verwendet. Um diese barriereärmer zu </w:t>
      </w:r>
      <w:r w:rsidR="002B5DA1" w:rsidRPr="60F5C565">
        <w:rPr>
          <w:lang w:val="de-DE"/>
        </w:rPr>
        <w:t>gestalten,</w:t>
      </w:r>
      <w:r w:rsidRPr="60F5C565">
        <w:rPr>
          <w:lang w:val="de-DE"/>
        </w:rPr>
        <w:t xml:space="preserve"> wurde bei der Farbgebung auf hinreichenden Kontrast bei den prävalenten Sehbehinderungen geachtet (Garnier </w:t>
      </w:r>
      <w:r w:rsidR="43E1BB85" w:rsidRPr="60F5C565">
        <w:rPr>
          <w:lang w:val="de-DE"/>
        </w:rPr>
        <w:t>et al.</w:t>
      </w:r>
      <w:r w:rsidRPr="60F5C565">
        <w:rPr>
          <w:lang w:val="de-DE"/>
        </w:rPr>
        <w:t>, 2023). Um unnötige Arbeitsgedächtnisbelastung zu vermeiden, wurde die Legende direkt in die Grafik integriert (</w:t>
      </w:r>
      <w:proofErr w:type="spellStart"/>
      <w:r w:rsidRPr="60F5C565">
        <w:rPr>
          <w:lang w:val="de-DE"/>
        </w:rPr>
        <w:t>Franconeri</w:t>
      </w:r>
      <w:proofErr w:type="spellEnd"/>
      <w:r w:rsidR="0A209804" w:rsidRPr="60F5C565">
        <w:rPr>
          <w:lang w:val="de-DE"/>
        </w:rPr>
        <w:t xml:space="preserve"> et al.</w:t>
      </w:r>
      <w:r w:rsidRPr="60F5C565">
        <w:rPr>
          <w:lang w:val="de-DE"/>
        </w:rPr>
        <w:t>, 2021).</w:t>
      </w:r>
    </w:p>
    <w:p w14:paraId="3EDD97B4" w14:textId="77777777" w:rsidR="002B5DA1" w:rsidRDefault="002B5DA1" w:rsidP="00786837">
      <w:pPr>
        <w:pStyle w:val="AfterWithoutNote"/>
        <w:spacing w:before="0" w:line="276" w:lineRule="auto"/>
        <w:jc w:val="both"/>
      </w:pPr>
    </w:p>
    <w:p w14:paraId="517E0FE9" w14:textId="77777777" w:rsidR="000664D1" w:rsidRDefault="00281B32" w:rsidP="00786837">
      <w:pPr>
        <w:pStyle w:val="berschrift3"/>
        <w:spacing w:line="276" w:lineRule="auto"/>
        <w:jc w:val="both"/>
      </w:pPr>
      <w:bookmarkStart w:id="17" w:name="design-stichprobe-und-instrument"/>
      <w:bookmarkEnd w:id="12"/>
      <w:r>
        <w:t>Design, Stichprobe und Instrument</w:t>
      </w:r>
    </w:p>
    <w:p w14:paraId="2F7E40EC" w14:textId="47B209AF" w:rsidR="000664D1" w:rsidRDefault="00281B32" w:rsidP="00786837">
      <w:pPr>
        <w:pStyle w:val="Textkrper"/>
        <w:spacing w:line="276" w:lineRule="auto"/>
        <w:ind w:firstLine="0"/>
        <w:jc w:val="both"/>
        <w:rPr>
          <w:lang w:val="de-DE"/>
        </w:rPr>
      </w:pPr>
      <w:r w:rsidRPr="60F5C565">
        <w:rPr>
          <w:lang w:val="de-DE"/>
        </w:rPr>
        <w:t xml:space="preserve">In einem </w:t>
      </w:r>
      <w:proofErr w:type="spellStart"/>
      <w:r w:rsidRPr="60F5C565">
        <w:rPr>
          <w:lang w:val="de-DE"/>
        </w:rPr>
        <w:t>Between</w:t>
      </w:r>
      <w:proofErr w:type="spellEnd"/>
      <w:r w:rsidRPr="60F5C565">
        <w:rPr>
          <w:lang w:val="de-DE"/>
        </w:rPr>
        <w:t xml:space="preserve">-Person Design wurde </w:t>
      </w:r>
      <w:r w:rsidRPr="60F5C565">
        <w:rPr>
          <w:i/>
          <w:iCs/>
          <w:lang w:val="de-DE"/>
        </w:rPr>
        <w:t>N</w:t>
      </w:r>
      <w:r w:rsidRPr="60F5C565">
        <w:rPr>
          <w:lang w:val="de-DE"/>
        </w:rPr>
        <w:t xml:space="preserve"> = 195 Studierenden in Bachelorstudiengängen des Primar- und Sekundarstufenlehramtes randomisiert eine der beiden in Tabelle 3 dargestellten Abbildungen gezeigt. Anschließend wurden sie mit folgende</w:t>
      </w:r>
      <w:r w:rsidR="00943AD9">
        <w:rPr>
          <w:lang w:val="de-DE"/>
        </w:rPr>
        <w:t>m</w:t>
      </w:r>
      <w:r w:rsidRPr="60F5C565">
        <w:rPr>
          <w:lang w:val="de-DE"/>
        </w:rPr>
        <w:t xml:space="preserve"> Stimulus aufgefordert, die Effektstärke einzuschätzen: </w:t>
      </w:r>
      <w:r w:rsidR="00943AD9">
        <w:rPr>
          <w:lang w:val="de-DE"/>
        </w:rPr>
        <w:t>„</w:t>
      </w:r>
      <w:r w:rsidRPr="60F5C565">
        <w:rPr>
          <w:i/>
          <w:iCs/>
          <w:lang w:val="de-DE"/>
        </w:rPr>
        <w:t xml:space="preserve">Basierend auf dieser Grafik: Wie </w:t>
      </w:r>
      <w:proofErr w:type="gramStart"/>
      <w:r w:rsidRPr="60F5C565">
        <w:rPr>
          <w:i/>
          <w:iCs/>
          <w:lang w:val="de-DE"/>
        </w:rPr>
        <w:t>hoch schätzen</w:t>
      </w:r>
      <w:proofErr w:type="gramEnd"/>
      <w:r w:rsidRPr="60F5C565">
        <w:rPr>
          <w:i/>
          <w:iCs/>
          <w:lang w:val="de-DE"/>
        </w:rPr>
        <w:t xml:space="preserve"> (exakte Antwort nicht möglich) Sie die Wahrscheinlichkeit ein, dass eine zufällig gezogene Schülerin oder ein zufällig gezogener Schüler aus dem Jahr 2022 im Lesen schlechter abschneidet als eine zufällig gezogene Schülerin oder Schüler aus dem Jahr 2015</w:t>
      </w:r>
      <w:r w:rsidRPr="60F5C565">
        <w:rPr>
          <w:lang w:val="de-DE"/>
        </w:rPr>
        <w:t xml:space="preserve">?”. Beantwortet wurde diese Frage mit einem Schieberegler, dessen Enden mit </w:t>
      </w:r>
      <w:r w:rsidR="00943AD9">
        <w:rPr>
          <w:lang w:val="de-DE"/>
        </w:rPr>
        <w:t>„</w:t>
      </w:r>
      <w:r w:rsidRPr="60F5C565">
        <w:rPr>
          <w:i/>
          <w:iCs/>
          <w:lang w:val="de-DE"/>
        </w:rPr>
        <w:t>50% (beide Gruppen gleich)</w:t>
      </w:r>
      <w:r w:rsidRPr="60F5C565">
        <w:rPr>
          <w:lang w:val="de-DE"/>
        </w:rPr>
        <w:t xml:space="preserve">” und </w:t>
      </w:r>
      <w:r w:rsidR="00943AD9">
        <w:rPr>
          <w:lang w:val="de-DE"/>
        </w:rPr>
        <w:t>„</w:t>
      </w:r>
      <w:r w:rsidRPr="60F5C565">
        <w:rPr>
          <w:i/>
          <w:iCs/>
          <w:lang w:val="de-DE"/>
        </w:rPr>
        <w:t>100%</w:t>
      </w:r>
      <w:r w:rsidRPr="60F5C565">
        <w:rPr>
          <w:lang w:val="de-DE"/>
        </w:rPr>
        <w:t xml:space="preserve"> </w:t>
      </w:r>
      <w:r w:rsidRPr="60F5C565">
        <w:rPr>
          <w:i/>
          <w:iCs/>
          <w:lang w:val="de-DE"/>
        </w:rPr>
        <w:t>(maximaler Effekt)</w:t>
      </w:r>
      <w:r w:rsidRPr="60F5C565">
        <w:rPr>
          <w:lang w:val="de-DE"/>
        </w:rPr>
        <w:t xml:space="preserve">” beschriftet waren. Diese Erfassung der wahrgenommenen Effektstärke als </w:t>
      </w:r>
      <w:r w:rsidR="00943AD9">
        <w:rPr>
          <w:lang w:val="de-DE"/>
        </w:rPr>
        <w:t>‚</w:t>
      </w:r>
      <w:proofErr w:type="spellStart"/>
      <w:r w:rsidRPr="60F5C565">
        <w:rPr>
          <w:lang w:val="de-DE"/>
        </w:rPr>
        <w:t>Probability</w:t>
      </w:r>
      <w:proofErr w:type="spellEnd"/>
      <w:r w:rsidRPr="60F5C565">
        <w:rPr>
          <w:lang w:val="de-DE"/>
        </w:rPr>
        <w:t xml:space="preserve"> </w:t>
      </w:r>
      <w:proofErr w:type="spellStart"/>
      <w:r w:rsidRPr="60F5C565">
        <w:rPr>
          <w:lang w:val="de-DE"/>
        </w:rPr>
        <w:t>of</w:t>
      </w:r>
      <w:proofErr w:type="spellEnd"/>
      <w:r w:rsidRPr="60F5C565">
        <w:rPr>
          <w:lang w:val="de-DE"/>
        </w:rPr>
        <w:t xml:space="preserve"> </w:t>
      </w:r>
      <w:proofErr w:type="spellStart"/>
      <w:r w:rsidRPr="60F5C565">
        <w:rPr>
          <w:lang w:val="de-DE"/>
        </w:rPr>
        <w:t>Superiority</w:t>
      </w:r>
      <w:proofErr w:type="spellEnd"/>
      <w:r w:rsidR="00943AD9">
        <w:rPr>
          <w:lang w:val="de-DE"/>
        </w:rPr>
        <w:t>‘</w:t>
      </w:r>
      <w:r w:rsidRPr="60F5C565">
        <w:rPr>
          <w:lang w:val="de-DE"/>
        </w:rPr>
        <w:t xml:space="preserve"> ist in der Human-Computer-Interaction-Forschung verbreitet und gilt als valide (Brooks</w:t>
      </w:r>
      <w:r w:rsidR="7DD85FE0" w:rsidRPr="60F5C565">
        <w:rPr>
          <w:lang w:val="de-DE"/>
        </w:rPr>
        <w:t xml:space="preserve"> et al.</w:t>
      </w:r>
      <w:r w:rsidRPr="60F5C565">
        <w:rPr>
          <w:lang w:val="de-DE"/>
        </w:rPr>
        <w:t>, 2014; Kim</w:t>
      </w:r>
      <w:r w:rsidR="55447719" w:rsidRPr="60F5C565">
        <w:rPr>
          <w:lang w:val="de-DE"/>
        </w:rPr>
        <w:t xml:space="preserve"> et al.</w:t>
      </w:r>
      <w:r w:rsidRPr="60F5C565">
        <w:rPr>
          <w:lang w:val="de-DE"/>
        </w:rPr>
        <w:t xml:space="preserve">, 2022), wenngleich die Operationalisierung als Schieberegler unklar lässt, inwiefern bei der Beantwortung tatsächlich eine Elaboration der Überlappung </w:t>
      </w:r>
      <w:r w:rsidRPr="60F5C565">
        <w:rPr>
          <w:lang w:val="de-DE"/>
        </w:rPr>
        <w:lastRenderedPageBreak/>
        <w:t>vorgenommen wird oder die Teilnehmenden eher intu</w:t>
      </w:r>
      <w:r w:rsidR="00943AD9">
        <w:rPr>
          <w:lang w:val="de-DE"/>
        </w:rPr>
        <w:t>i</w:t>
      </w:r>
      <w:r w:rsidRPr="60F5C565">
        <w:rPr>
          <w:lang w:val="de-DE"/>
        </w:rPr>
        <w:t>tiv (etwa wie bei einem Likert-Item) vorgehen.</w:t>
      </w:r>
    </w:p>
    <w:p w14:paraId="787EBD83" w14:textId="77777777" w:rsidR="00943AD9" w:rsidRDefault="00943AD9" w:rsidP="00786837">
      <w:pPr>
        <w:pStyle w:val="Textkrper"/>
        <w:spacing w:line="276" w:lineRule="auto"/>
        <w:jc w:val="both"/>
      </w:pPr>
    </w:p>
    <w:p w14:paraId="2D53D220" w14:textId="77777777" w:rsidR="000664D1" w:rsidRDefault="00281B32" w:rsidP="00786837">
      <w:pPr>
        <w:pStyle w:val="berschrift3"/>
        <w:spacing w:line="276" w:lineRule="auto"/>
        <w:jc w:val="both"/>
      </w:pPr>
      <w:bookmarkStart w:id="18" w:name="statistische-analyse"/>
      <w:bookmarkEnd w:id="17"/>
      <w:r>
        <w:t>Statistische Analyse</w:t>
      </w:r>
    </w:p>
    <w:p w14:paraId="66519C96" w14:textId="136D9FEA" w:rsidR="000664D1" w:rsidRDefault="00281B32" w:rsidP="00786837">
      <w:pPr>
        <w:pStyle w:val="FirstParagraph"/>
        <w:spacing w:line="276" w:lineRule="auto"/>
        <w:ind w:firstLine="0"/>
        <w:jc w:val="both"/>
        <w:rPr>
          <w:lang w:val="de-DE"/>
        </w:rPr>
      </w:pPr>
      <w:r w:rsidRPr="3C8EA469">
        <w:rPr>
          <w:lang w:val="de-DE"/>
        </w:rPr>
        <w:t xml:space="preserve">Die abhängige Variable </w:t>
      </w:r>
      <w:r w:rsidR="00943AD9">
        <w:rPr>
          <w:lang w:val="de-DE"/>
        </w:rPr>
        <w:t>‚</w:t>
      </w:r>
      <w:r w:rsidRPr="3C8EA469">
        <w:rPr>
          <w:lang w:val="de-DE"/>
        </w:rPr>
        <w:t>Wahrgenommene Effektstärke</w:t>
      </w:r>
      <w:r w:rsidR="00943AD9">
        <w:rPr>
          <w:lang w:val="de-DE"/>
        </w:rPr>
        <w:t>‘</w:t>
      </w:r>
      <w:r w:rsidRPr="3C8EA469">
        <w:rPr>
          <w:lang w:val="de-DE"/>
        </w:rPr>
        <w:t xml:space="preserve"> (operationalisiert als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ist per Design auf das geschlossene Intervall [0,5; 1] beschränkt und zeigt empirisch </w:t>
      </w:r>
      <w:proofErr w:type="spellStart"/>
      <w:r w:rsidRPr="3C8EA469">
        <w:rPr>
          <w:lang w:val="de-DE"/>
        </w:rPr>
        <w:t>Bimodalität</w:t>
      </w:r>
      <w:proofErr w:type="spellEnd"/>
      <w:r w:rsidRPr="3C8EA469">
        <w:rPr>
          <w:lang w:val="de-DE"/>
        </w:rPr>
        <w:t xml:space="preserve"> (siehe Abbildung 3). Um diesen Umständen in der inferenzstatistischen Modellierung Rechnung zu tragen, wurden </w:t>
      </w:r>
      <w:proofErr w:type="spellStart"/>
      <w:r w:rsidRPr="3C8EA469">
        <w:rPr>
          <w:lang w:val="de-DE"/>
        </w:rPr>
        <w:t>bayesianische</w:t>
      </w:r>
      <w:proofErr w:type="spellEnd"/>
      <w:r w:rsidRPr="3C8EA469">
        <w:rPr>
          <w:lang w:val="de-DE"/>
        </w:rPr>
        <w:t xml:space="preserve"> </w:t>
      </w:r>
      <w:proofErr w:type="spellStart"/>
      <w:r w:rsidRPr="3C8EA469">
        <w:rPr>
          <w:lang w:val="de-DE"/>
        </w:rPr>
        <w:t>Mixture</w:t>
      </w:r>
      <w:proofErr w:type="spellEnd"/>
      <w:r w:rsidRPr="3C8EA469">
        <w:rPr>
          <w:lang w:val="de-DE"/>
        </w:rPr>
        <w:t xml:space="preserve"> Regressionsmodelle für zwei trunkierte Normalverteilungen (Frischkorn &amp; Popov, 2023) in der probabilistischen Sprache Stan (Stan Development Team, 2024) mithilfe des R-Pakets {</w:t>
      </w:r>
      <w:proofErr w:type="spellStart"/>
      <w:r w:rsidRPr="3C8EA469">
        <w:rPr>
          <w:lang w:val="de-DE"/>
        </w:rPr>
        <w:t>brms</w:t>
      </w:r>
      <w:proofErr w:type="spellEnd"/>
      <w:r w:rsidRPr="3C8EA469">
        <w:rPr>
          <w:lang w:val="de-DE"/>
        </w:rPr>
        <w:t>} (Bürkner, 2017) geschätzt.</w:t>
      </w:r>
    </w:p>
    <w:p w14:paraId="2A0A8700" w14:textId="77777777" w:rsidR="00943AD9" w:rsidRPr="00786837" w:rsidRDefault="00943AD9" w:rsidP="00786837">
      <w:pPr>
        <w:pStyle w:val="Textkrper"/>
        <w:spacing w:line="276" w:lineRule="auto"/>
        <w:jc w:val="both"/>
        <w:rPr>
          <w:lang w:val="de-DE"/>
        </w:rPr>
      </w:pPr>
    </w:p>
    <w:p w14:paraId="60A23E96" w14:textId="77777777" w:rsidR="000664D1" w:rsidRDefault="00281B32" w:rsidP="00786837">
      <w:pPr>
        <w:pStyle w:val="berschrift3"/>
        <w:spacing w:line="276" w:lineRule="auto"/>
        <w:jc w:val="both"/>
      </w:pPr>
      <w:bookmarkStart w:id="19" w:name="ergebnisse"/>
      <w:bookmarkEnd w:id="18"/>
      <w:r>
        <w:t>Ergebnisse</w:t>
      </w:r>
    </w:p>
    <w:p w14:paraId="4947F1A7" w14:textId="66CC8674" w:rsidR="000664D1" w:rsidRDefault="00281B32" w:rsidP="00786837">
      <w:pPr>
        <w:pStyle w:val="FirstParagraph"/>
        <w:spacing w:line="276" w:lineRule="auto"/>
        <w:ind w:firstLine="0"/>
        <w:jc w:val="both"/>
        <w:rPr>
          <w:lang w:val="de-DE"/>
        </w:rPr>
      </w:pPr>
      <w:r w:rsidRPr="3C8EA469">
        <w:rPr>
          <w:lang w:val="de-DE"/>
        </w:rPr>
        <w:t xml:space="preserve">Die Inspektion des </w:t>
      </w:r>
      <w:proofErr w:type="spellStart"/>
      <w:r w:rsidRPr="3C8EA469">
        <w:rPr>
          <w:lang w:val="de-DE"/>
        </w:rPr>
        <w:t>Marcov</w:t>
      </w:r>
      <w:proofErr w:type="spellEnd"/>
      <w:r w:rsidRPr="3C8EA469">
        <w:rPr>
          <w:lang w:val="de-DE"/>
        </w:rPr>
        <w:t xml:space="preserve">-Chain-Monte-Carlo-Sampling-Prozesses zeigte eine zufriedenstellende Qualität bzgl. Konvergenz </w:t>
      </w:r>
      <m:oMath>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&lt;</m:t>
            </m:r>
            <m:r>
              <w:rPr>
                <w:rFonts w:ascii="Cambria Math" w:hAnsi="Cambria Math"/>
              </w:rPr>
              <m:t>1.01</m:t>
            </m:r>
          </m:e>
        </m:d>
      </m:oMath>
      <w:r w:rsidRPr="3C8EA469">
        <w:rPr>
          <w:lang w:val="de-DE"/>
        </w:rPr>
        <w:t xml:space="preserve"> und effektive Sampling Size (</w:t>
      </w:r>
      <m:oMath>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&gt;</m:t>
        </m:r>
        <m:r>
          <w:rPr>
            <w:rFonts w:ascii="Cambria Math" w:hAnsi="Cambria Math"/>
          </w:rPr>
          <m:t>1000</m:t>
        </m:r>
        <m:r>
          <m:rPr>
            <m:sty m:val="p"/>
          </m:rPr>
          <w:rPr>
            <w:rFonts w:ascii="Cambria Math" w:hAnsi="Cambria Math"/>
          </w:rPr>
          <m:t>&lt;</m:t>
        </m:r>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Tail</m:t>
            </m:r>
          </m:sub>
        </m:sSub>
      </m:oMath>
      <w:r w:rsidR="1C63CA7E" w:rsidRPr="3C8EA469">
        <w:rPr>
          <w:lang w:val="de-DE"/>
        </w:rPr>
        <w:t>;</w:t>
      </w:r>
      <w:r w:rsidRPr="3C8EA469">
        <w:rPr>
          <w:lang w:val="de-DE"/>
        </w:rPr>
        <w:t xml:space="preserve"> </w:t>
      </w:r>
      <w:proofErr w:type="spellStart"/>
      <w:r w:rsidRPr="3C8EA469">
        <w:rPr>
          <w:lang w:val="de-DE"/>
        </w:rPr>
        <w:t>Vehtari</w:t>
      </w:r>
      <w:proofErr w:type="spellEnd"/>
      <w:r w:rsidR="767C8450" w:rsidRPr="3C8EA469">
        <w:rPr>
          <w:lang w:val="de-DE"/>
        </w:rPr>
        <w:t xml:space="preserve"> et al.</w:t>
      </w:r>
      <w:r w:rsidRPr="3C8EA469">
        <w:rPr>
          <w:lang w:val="de-DE"/>
        </w:rPr>
        <w:t>, 2021</w:t>
      </w:r>
      <w:r w:rsidRPr="60F5C565">
        <w:rPr>
          <w:lang w:val="de-DE"/>
        </w:rPr>
        <w:t>).</w:t>
      </w:r>
    </w:p>
    <w:p w14:paraId="0BF3AD3B" w14:textId="77777777" w:rsidR="00EF372D" w:rsidRDefault="00EF372D" w:rsidP="00EF372D">
      <w:pPr>
        <w:pStyle w:val="FigureTitle"/>
        <w:spacing w:line="276" w:lineRule="auto"/>
        <w:jc w:val="both"/>
      </w:pPr>
      <w:bookmarkStart w:id="20" w:name="fig-plotresults"/>
      <w:bookmarkStart w:id="21" w:name="cell-fig-plotresults"/>
    </w:p>
    <w:p w14:paraId="5EE98FC8" w14:textId="26079534" w:rsidR="000664D1" w:rsidRDefault="00281B32" w:rsidP="00786837">
      <w:pPr>
        <w:pStyle w:val="FigureTitle"/>
        <w:spacing w:line="276" w:lineRule="auto"/>
        <w:jc w:val="both"/>
      </w:pPr>
      <w:r>
        <w:t>Abbildung 3</w:t>
      </w:r>
    </w:p>
    <w:p w14:paraId="09CACAEC" w14:textId="5ADECB7E" w:rsidR="000664D1" w:rsidRDefault="00281B32" w:rsidP="00786837">
      <w:pPr>
        <w:pStyle w:val="Beschriftung"/>
        <w:spacing w:after="0" w:line="276" w:lineRule="auto"/>
        <w:jc w:val="both"/>
      </w:pPr>
      <w:r w:rsidRPr="3C8EA469">
        <w:rPr>
          <w:lang w:val="de-DE"/>
        </w:rPr>
        <w:t>Geschätz</w:t>
      </w:r>
      <w:r w:rsidR="00BB55DC">
        <w:rPr>
          <w:lang w:val="de-DE"/>
        </w:rPr>
        <w:t>t</w:t>
      </w:r>
      <w:r w:rsidRPr="3C8EA469">
        <w:rPr>
          <w:lang w:val="de-DE"/>
        </w:rPr>
        <w:t>e Effektstärke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nach Stimulus. Beide Gruppen zeigen einen sehr deutlichen </w:t>
      </w:r>
      <w:proofErr w:type="spellStart"/>
      <w:r w:rsidRPr="3C8EA469">
        <w:rPr>
          <w:lang w:val="de-DE"/>
        </w:rPr>
        <w:t>Practical</w:t>
      </w:r>
      <w:proofErr w:type="spellEnd"/>
      <w:r w:rsidRPr="3C8EA469">
        <w:rPr>
          <w:lang w:val="de-DE"/>
        </w:rPr>
        <w:t xml:space="preserve"> </w:t>
      </w:r>
      <w:proofErr w:type="spellStart"/>
      <w:r w:rsidRPr="3C8EA469">
        <w:rPr>
          <w:lang w:val="de-DE"/>
        </w:rPr>
        <w:t>Significance</w:t>
      </w:r>
      <w:proofErr w:type="spellEnd"/>
      <w:r w:rsidRPr="3C8EA469">
        <w:rPr>
          <w:lang w:val="de-DE"/>
        </w:rPr>
        <w:t xml:space="preserve"> Bias (Abstand von Median und wahrem Wert).</w:t>
      </w:r>
    </w:p>
    <w:p w14:paraId="3DEEC669" w14:textId="77777777" w:rsidR="000664D1" w:rsidRDefault="00D24949" w:rsidP="00786837">
      <w:pPr>
        <w:pStyle w:val="FigureWithoutNote"/>
        <w:spacing w:after="0" w:line="276" w:lineRule="auto"/>
        <w:jc w:val="both"/>
      </w:pPr>
      <w:r>
        <w:rPr>
          <w:noProof/>
        </w:rPr>
        <w:drawing>
          <wp:inline distT="0" distB="0" distL="0" distR="0" wp14:anchorId="4C908D3A" wp14:editId="5262F9D5">
            <wp:extent cx="5943600" cy="2641600"/>
            <wp:effectExtent l="0" t="0" r="0" b="0"/>
            <wp:docPr id="149804809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8099" name="Grafik 14980480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bookmarkEnd w:id="20"/>
    <w:bookmarkEnd w:id="21"/>
    <w:p w14:paraId="62618D83" w14:textId="77777777" w:rsidR="00EF372D" w:rsidRDefault="00EF372D" w:rsidP="00EF372D">
      <w:pPr>
        <w:pStyle w:val="AfterWithoutNote"/>
        <w:spacing w:before="0" w:line="276" w:lineRule="auto"/>
        <w:ind w:firstLine="0"/>
        <w:jc w:val="both"/>
        <w:rPr>
          <w:lang w:val="de-DE"/>
        </w:rPr>
      </w:pPr>
    </w:p>
    <w:p w14:paraId="06B997C8" w14:textId="1283B91F" w:rsidR="000664D1" w:rsidRDefault="00281B32" w:rsidP="00786837">
      <w:pPr>
        <w:pStyle w:val="AfterWithoutNote"/>
        <w:spacing w:before="0" w:line="276" w:lineRule="auto"/>
        <w:ind w:firstLine="0"/>
        <w:jc w:val="both"/>
        <w:rPr>
          <w:lang w:val="de-DE"/>
        </w:rPr>
      </w:pPr>
      <w:r w:rsidRPr="3C8EA469">
        <w:rPr>
          <w:lang w:val="de-DE"/>
        </w:rPr>
        <w:t xml:space="preserve">Die Medianeinschätzung der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lag in beiden Gruppen deutlich über dem wahren Wert (Liniendiagramm .80, überlappende Überlappungsgrafik .73). Dieser Unterschied in der Einschätzung entspricht einer Überlappung von 81.71% (</w:t>
      </w:r>
      <w:proofErr w:type="spellStart"/>
      <w:r w:rsidRPr="3C8EA469">
        <w:rPr>
          <w:lang w:val="de-DE"/>
        </w:rPr>
        <w:t>Cliff’s</w:t>
      </w:r>
      <w:proofErr w:type="spellEnd"/>
      <w:r w:rsidRPr="3C8EA469">
        <w:rPr>
          <w:lang w:val="de-DE"/>
        </w:rPr>
        <w:t xml:space="preserve"> </w:t>
      </w:r>
      <w:r w:rsidRPr="3C8EA469">
        <w:rPr>
          <w:i/>
          <w:iCs/>
          <w:lang w:val="de-DE"/>
        </w:rPr>
        <w:t>d</w:t>
      </w:r>
      <w:r w:rsidRPr="3C8EA469">
        <w:rPr>
          <w:lang w:val="de-DE"/>
        </w:rPr>
        <w:t xml:space="preserve"> = 0.23) oder anders ausgedrückt: Legt man 100 mal </w:t>
      </w:r>
      <w:proofErr w:type="spellStart"/>
      <w:proofErr w:type="gramStart"/>
      <w:r w:rsidRPr="3C8EA469">
        <w:rPr>
          <w:lang w:val="de-DE"/>
        </w:rPr>
        <w:t>einem:einer</w:t>
      </w:r>
      <w:proofErr w:type="spellEnd"/>
      <w:proofErr w:type="gramEnd"/>
      <w:r w:rsidRPr="3C8EA469">
        <w:rPr>
          <w:lang w:val="de-DE"/>
        </w:rPr>
        <w:t xml:space="preserve"> Studierenden die Originalgrafik und </w:t>
      </w:r>
      <w:proofErr w:type="spellStart"/>
      <w:r w:rsidRPr="3C8EA469">
        <w:rPr>
          <w:lang w:val="de-DE"/>
        </w:rPr>
        <w:t>einem:einer</w:t>
      </w:r>
      <w:proofErr w:type="spellEnd"/>
      <w:r w:rsidRPr="3C8EA469">
        <w:rPr>
          <w:lang w:val="de-DE"/>
        </w:rPr>
        <w:t xml:space="preserve"> Studierenden die Überlappungsgrafik vor, schätzt 61mal </w:t>
      </w:r>
      <w:proofErr w:type="spellStart"/>
      <w:r w:rsidRPr="3C8EA469">
        <w:rPr>
          <w:lang w:val="de-DE"/>
        </w:rPr>
        <w:t>die:der</w:t>
      </w:r>
      <w:proofErr w:type="spellEnd"/>
      <w:r w:rsidRPr="3C8EA469">
        <w:rPr>
          <w:lang w:val="de-DE"/>
        </w:rPr>
        <w:t xml:space="preserve"> Studierende mit der Überlappungsgrafik den Effekt weniger verzerrt ein. Die Inferenzstatistik für diesen Unterschied </w:t>
      </w:r>
      <w:r w:rsidRPr="3C8EA469">
        <w:rPr>
          <w:lang w:val="de-DE"/>
        </w:rPr>
        <w:lastRenderedPageBreak/>
        <w:t xml:space="preserve">ist mit einer </w:t>
      </w:r>
      <w:proofErr w:type="spellStart"/>
      <w:r w:rsidRPr="3C8EA469">
        <w:rPr>
          <w:lang w:val="de-DE"/>
        </w:rPr>
        <w:t>Evidence</w:t>
      </w:r>
      <w:proofErr w:type="spellEnd"/>
      <w:r w:rsidRPr="3C8EA469">
        <w:rPr>
          <w:lang w:val="de-DE"/>
        </w:rPr>
        <w:t xml:space="preserve"> Ratio von 14.8 klar konklusiv: Die Alternativhypothese einer kleineren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für die Überlappungsgrafik ist gegeben die Daten 14,8-fach wahrscheinlicher als die Nullhypothese einer größeren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w:t>
      </w:r>
    </w:p>
    <w:p w14:paraId="24EA2B92" w14:textId="77777777" w:rsidR="00E06D55" w:rsidRDefault="00E06D55" w:rsidP="00786837">
      <w:pPr>
        <w:pStyle w:val="AfterWithoutNote"/>
        <w:spacing w:before="0" w:line="276" w:lineRule="auto"/>
        <w:ind w:firstLine="0"/>
        <w:jc w:val="both"/>
        <w:rPr>
          <w:lang w:val="de-DE"/>
        </w:rPr>
      </w:pPr>
    </w:p>
    <w:p w14:paraId="718D57F8" w14:textId="5BFB6DAF" w:rsidR="00E06D55" w:rsidRDefault="00E06D55" w:rsidP="00E06D55">
      <w:pPr>
        <w:pStyle w:val="berschrift3"/>
        <w:spacing w:line="276" w:lineRule="auto"/>
        <w:jc w:val="both"/>
      </w:pPr>
      <w:r>
        <w:t>Limitationen</w:t>
      </w:r>
    </w:p>
    <w:p w14:paraId="51467588" w14:textId="53EC223C" w:rsidR="00E06D55" w:rsidRDefault="00E06D55" w:rsidP="00786837">
      <w:pPr>
        <w:pStyle w:val="AfterWithoutNote"/>
        <w:spacing w:before="0" w:line="276" w:lineRule="auto"/>
        <w:ind w:firstLine="0"/>
        <w:jc w:val="both"/>
      </w:pPr>
      <w:r w:rsidRPr="00E06D55">
        <w:t>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litt jedoch sicher an der großen Homogenität und Spezifität der Stichprobe, sehr spezifisch gewähltem Kontext (</w:t>
      </w:r>
      <w:proofErr w:type="gramStart"/>
      <w:r w:rsidRPr="00E06D55">
        <w:t>PISA Lesekompetenz</w:t>
      </w:r>
      <w:proofErr w:type="gramEnd"/>
      <w:r w:rsidRPr="00E06D55">
        <w:t>) sowie theoretisch etwas arbiträren unabhängigen Variablen (viele weitere Gestaltungsprinzipien wären denkbar). Zudem wären weitere abhängige Variablen wie Einstellungen und Überzeugungen wünschenswert.</w:t>
      </w:r>
    </w:p>
    <w:p w14:paraId="1BC99E4B" w14:textId="77777777" w:rsidR="00BB55DC" w:rsidRDefault="00BB55DC" w:rsidP="00786837">
      <w:pPr>
        <w:pStyle w:val="berschrift1"/>
        <w:spacing w:line="276" w:lineRule="auto"/>
        <w:jc w:val="both"/>
      </w:pPr>
      <w:bookmarkStart w:id="22" w:name="diskussion"/>
      <w:bookmarkEnd w:id="10"/>
      <w:bookmarkEnd w:id="11"/>
      <w:bookmarkEnd w:id="19"/>
    </w:p>
    <w:p w14:paraId="4A2C2D99" w14:textId="434727AB" w:rsidR="000664D1" w:rsidRDefault="00281B32" w:rsidP="00786837">
      <w:pPr>
        <w:pStyle w:val="berschrift1"/>
        <w:spacing w:line="276" w:lineRule="auto"/>
        <w:jc w:val="both"/>
      </w:pPr>
      <w:r>
        <w:t>Diskussion</w:t>
      </w:r>
    </w:p>
    <w:p w14:paraId="7F95BF9F" w14:textId="10055514" w:rsidR="000664D1" w:rsidRDefault="00281B32" w:rsidP="00786837">
      <w:pPr>
        <w:pStyle w:val="FirstParagraph"/>
        <w:spacing w:line="276" w:lineRule="auto"/>
        <w:ind w:firstLine="0"/>
        <w:jc w:val="both"/>
      </w:pPr>
      <w:r w:rsidRPr="3C8EA469">
        <w:rPr>
          <w:lang w:val="de-DE"/>
        </w:rPr>
        <w:t xml:space="preserve">Der vorliegende Beitrag zielt darauf ab, zu eruieren, inwiefern es nach dem Stand der Forschung gestaltete Wissenschaftskommunikation ermöglicht, Evidenz </w:t>
      </w:r>
      <w:r w:rsidR="00BB55DC">
        <w:rPr>
          <w:lang w:val="de-DE"/>
        </w:rPr>
        <w:t>‚</w:t>
      </w:r>
      <w:r w:rsidRPr="3C8EA469">
        <w:rPr>
          <w:lang w:val="de-DE"/>
        </w:rPr>
        <w:t>besser</w:t>
      </w:r>
      <w:r w:rsidR="00BB55DC">
        <w:rPr>
          <w:lang w:val="de-DE"/>
        </w:rPr>
        <w:t>‘</w:t>
      </w:r>
      <w:r w:rsidRPr="3C8EA469">
        <w:rPr>
          <w:lang w:val="de-DE"/>
        </w:rPr>
        <w:t xml:space="preserve"> an </w:t>
      </w:r>
      <w:r w:rsidR="00BB55DC">
        <w:rPr>
          <w:lang w:val="de-DE"/>
        </w:rPr>
        <w:t xml:space="preserve">Lehramtsstudierende </w:t>
      </w:r>
      <w:r w:rsidR="00BB55DC">
        <w:rPr>
          <w:lang w:val="de-DE"/>
        </w:rPr>
        <w:t xml:space="preserve">und </w:t>
      </w:r>
      <w:r w:rsidRPr="3C8EA469">
        <w:rPr>
          <w:lang w:val="de-DE"/>
        </w:rPr>
        <w:t xml:space="preserve">Lehrkräfte zu kommunizieren. Dabei wurde </w:t>
      </w:r>
      <w:r w:rsidR="00BB55DC">
        <w:rPr>
          <w:lang w:val="de-DE"/>
        </w:rPr>
        <w:t>‚</w:t>
      </w:r>
      <w:r w:rsidRPr="3C8EA469">
        <w:rPr>
          <w:lang w:val="de-DE"/>
        </w:rPr>
        <w:t>besser</w:t>
      </w:r>
      <w:r w:rsidR="00BB55DC">
        <w:rPr>
          <w:lang w:val="de-DE"/>
        </w:rPr>
        <w:t>‘</w:t>
      </w:r>
      <w:r w:rsidRPr="3C8EA469">
        <w:rPr>
          <w:lang w:val="de-DE"/>
        </w:rPr>
        <w:t xml:space="preserve"> als </w:t>
      </w:r>
      <w:r w:rsidR="00BB55DC">
        <w:rPr>
          <w:lang w:val="de-DE"/>
        </w:rPr>
        <w:t>‚</w:t>
      </w:r>
      <w:r w:rsidRPr="3C8EA469">
        <w:rPr>
          <w:lang w:val="de-DE"/>
        </w:rPr>
        <w:t xml:space="preserve">weniger </w:t>
      </w:r>
      <w:proofErr w:type="spellStart"/>
      <w:r w:rsidRPr="3C8EA469">
        <w:rPr>
          <w:lang w:val="de-DE"/>
        </w:rPr>
        <w:t>gebiased</w:t>
      </w:r>
      <w:proofErr w:type="spellEnd"/>
      <w:r w:rsidR="00BB55DC">
        <w:rPr>
          <w:lang w:val="de-DE"/>
        </w:rPr>
        <w:t>‘</w:t>
      </w:r>
      <w:r w:rsidRPr="3C8EA469">
        <w:rPr>
          <w:lang w:val="de-DE"/>
        </w:rPr>
        <w:t xml:space="preserve"> operationalisiert und gezeigt, dass die Wahl einer theoretisch fundierten grafischen Darstellung </w:t>
      </w:r>
      <w:proofErr w:type="gramStart"/>
      <w:r w:rsidRPr="3C8EA469">
        <w:rPr>
          <w:lang w:val="de-DE"/>
        </w:rPr>
        <w:t>einen</w:t>
      </w:r>
      <w:r w:rsidR="00571463">
        <w:rPr>
          <w:lang w:val="de-DE"/>
        </w:rPr>
        <w:t xml:space="preserve"> </w:t>
      </w:r>
      <w:r w:rsidRPr="3C8EA469">
        <w:rPr>
          <w:lang w:val="de-DE"/>
        </w:rPr>
        <w:t>deutlich geringeren Bias</w:t>
      </w:r>
      <w:proofErr w:type="gramEnd"/>
      <w:r w:rsidRPr="3C8EA469">
        <w:rPr>
          <w:lang w:val="de-DE"/>
        </w:rPr>
        <w:t xml:space="preserve"> induzierte als eine Standardgrafik. Allerdings war auch die Rezeption der verbesserten Darstellung immer noch erheblich verzerrt (siehe Abbildung 3).</w:t>
      </w:r>
    </w:p>
    <w:p w14:paraId="7BD9FD88" w14:textId="77777777" w:rsidR="00EF372D" w:rsidRDefault="00EF372D" w:rsidP="00EF372D">
      <w:pPr>
        <w:pStyle w:val="Textkrper"/>
        <w:spacing w:line="276" w:lineRule="auto"/>
        <w:ind w:firstLine="0"/>
        <w:jc w:val="both"/>
        <w:rPr>
          <w:lang w:val="de-DE"/>
        </w:rPr>
      </w:pPr>
    </w:p>
    <w:p w14:paraId="1E72FDDA" w14:textId="40DD10CA" w:rsidR="000664D1" w:rsidRDefault="00281B32" w:rsidP="00A54DF2">
      <w:pPr>
        <w:pStyle w:val="Textkrper"/>
        <w:spacing w:line="276" w:lineRule="auto"/>
        <w:ind w:firstLine="0"/>
        <w:jc w:val="both"/>
        <w:rPr>
          <w:lang w:val="de-DE"/>
        </w:rPr>
      </w:pPr>
      <w:r w:rsidRPr="60F5C565">
        <w:rPr>
          <w:lang w:val="de-DE"/>
        </w:rPr>
        <w:t>Im Lichte dieser Ergebnisse werden im Folgenden drei Implikationen diskutiert: 1) Die Forderung, dass Lehrk</w:t>
      </w:r>
      <w:r w:rsidR="65C71280" w:rsidRPr="60F5C565">
        <w:rPr>
          <w:lang w:val="de-DE"/>
        </w:rPr>
        <w:t>r</w:t>
      </w:r>
      <w:r w:rsidRPr="60F5C565">
        <w:rPr>
          <w:lang w:val="de-DE"/>
        </w:rPr>
        <w:t xml:space="preserve">äfte ihre professionelle Praxis evidenzinformiert gestalten sollen, setzt Anstrengungen in der Wissenschaftskommunikation seitens </w:t>
      </w:r>
      <w:r w:rsidR="00BB55DC">
        <w:rPr>
          <w:lang w:val="de-DE"/>
        </w:rPr>
        <w:t xml:space="preserve">der </w:t>
      </w:r>
      <w:r w:rsidRPr="60F5C565">
        <w:rPr>
          <w:lang w:val="de-DE"/>
        </w:rPr>
        <w:t xml:space="preserve">Bildungswissenschaften und Fachdidaktiken voraus. 2) Inwiefern diese Anstrengungen zielführend sind, sollte empirisch überprüft werden. 3) Erfolgreiche Wissenschaftskommunikation in den Bildungswissenschaften und Fachdidaktiken impliziert eine Passung von Angebots- und </w:t>
      </w:r>
      <w:proofErr w:type="spellStart"/>
      <w:r w:rsidRPr="60F5C565">
        <w:rPr>
          <w:lang w:val="de-DE"/>
        </w:rPr>
        <w:t>Nutzendenmerkmalen</w:t>
      </w:r>
      <w:proofErr w:type="spellEnd"/>
      <w:r w:rsidRPr="60F5C565">
        <w:rPr>
          <w:lang w:val="de-DE"/>
        </w:rPr>
        <w:t xml:space="preserve"> und damit einen dialogischen Prozess für die Entwicklung einer solchen Passung.</w:t>
      </w:r>
    </w:p>
    <w:p w14:paraId="252A04E0" w14:textId="77777777" w:rsidR="00EF372D" w:rsidRDefault="00EF372D" w:rsidP="00EF372D">
      <w:pPr>
        <w:pStyle w:val="Textkrper"/>
        <w:spacing w:line="276" w:lineRule="auto"/>
        <w:ind w:firstLine="0"/>
        <w:jc w:val="both"/>
        <w:rPr>
          <w:lang w:val="de-DE"/>
        </w:rPr>
      </w:pPr>
    </w:p>
    <w:p w14:paraId="3A41FEF2" w14:textId="7D79FDB9" w:rsidR="000664D1" w:rsidRDefault="00281B32" w:rsidP="00A54DF2">
      <w:pPr>
        <w:pStyle w:val="Textkrper"/>
        <w:spacing w:line="276" w:lineRule="auto"/>
        <w:ind w:firstLine="0"/>
        <w:jc w:val="both"/>
      </w:pPr>
      <w:r w:rsidRPr="60F5C565">
        <w:rPr>
          <w:lang w:val="de-DE"/>
        </w:rPr>
        <w:t xml:space="preserve">Sowohl Wissenschaftstheorie (z.B. Mitchell &amp; </w:t>
      </w:r>
      <w:proofErr w:type="spellStart"/>
      <w:r w:rsidRPr="60F5C565">
        <w:rPr>
          <w:lang w:val="de-DE"/>
        </w:rPr>
        <w:t>Jolley</w:t>
      </w:r>
      <w:proofErr w:type="spellEnd"/>
      <w:r w:rsidRPr="60F5C565">
        <w:rPr>
          <w:lang w:val="de-DE"/>
        </w:rPr>
        <w:t>, 2010) als auch bildungswissenschaftliche Literatur (z.B. Bohl</w:t>
      </w:r>
      <w:r w:rsidR="76CE28A7" w:rsidRPr="60F5C565">
        <w:rPr>
          <w:lang w:val="de-DE"/>
        </w:rPr>
        <w:t xml:space="preserve"> et al.</w:t>
      </w:r>
      <w:r w:rsidRPr="60F5C565">
        <w:rPr>
          <w:lang w:val="de-DE"/>
        </w:rPr>
        <w:t xml:space="preserve">, 2015; </w:t>
      </w:r>
      <w:proofErr w:type="spellStart"/>
      <w:r w:rsidRPr="60F5C565">
        <w:rPr>
          <w:lang w:val="de-DE"/>
        </w:rPr>
        <w:t>Dewe</w:t>
      </w:r>
      <w:proofErr w:type="spellEnd"/>
      <w:r w:rsidR="0F9F282A" w:rsidRPr="60F5C565">
        <w:rPr>
          <w:lang w:val="de-DE"/>
        </w:rPr>
        <w:t xml:space="preserve"> et al.</w:t>
      </w:r>
      <w:r w:rsidRPr="60F5C565">
        <w:rPr>
          <w:lang w:val="de-DE"/>
        </w:rPr>
        <w:t>, 1992) haben die Möglichkeiten und Limitationen der Abgrenzbarkeit von</w:t>
      </w:r>
      <w:r w:rsidR="00A54DF2">
        <w:rPr>
          <w:lang w:val="de-DE"/>
        </w:rPr>
        <w:t xml:space="preserve"> </w:t>
      </w:r>
      <w:r w:rsidR="00571463">
        <w:rPr>
          <w:lang w:val="de-DE"/>
        </w:rPr>
        <w:t>‚</w:t>
      </w:r>
      <w:r w:rsidRPr="60F5C565">
        <w:rPr>
          <w:lang w:val="de-DE"/>
        </w:rPr>
        <w:t>Wissenschaft</w:t>
      </w:r>
      <w:r w:rsidR="00BB55DC">
        <w:rPr>
          <w:lang w:val="de-DE"/>
        </w:rPr>
        <w:t>‘</w:t>
      </w:r>
      <w:r w:rsidRPr="60F5C565">
        <w:rPr>
          <w:lang w:val="de-DE"/>
        </w:rPr>
        <w:t xml:space="preserve"> und </w:t>
      </w:r>
      <w:r w:rsidR="00BB55DC">
        <w:rPr>
          <w:lang w:val="de-DE"/>
        </w:rPr>
        <w:t>‚</w:t>
      </w:r>
      <w:r w:rsidRPr="60F5C565">
        <w:rPr>
          <w:lang w:val="de-DE"/>
        </w:rPr>
        <w:t>Nicht-Wissenschaft</w:t>
      </w:r>
      <w:r w:rsidR="00BB55DC">
        <w:rPr>
          <w:lang w:val="de-DE"/>
        </w:rPr>
        <w:t>‘</w:t>
      </w:r>
      <w:r w:rsidRPr="60F5C565">
        <w:rPr>
          <w:lang w:val="de-DE"/>
        </w:rPr>
        <w:t xml:space="preserve"> (bzw. in den Bildungswissenschaften von </w:t>
      </w:r>
      <w:r w:rsidR="00BB55DC">
        <w:rPr>
          <w:lang w:val="de-DE"/>
        </w:rPr>
        <w:t>‚</w:t>
      </w:r>
      <w:r w:rsidRPr="60F5C565">
        <w:rPr>
          <w:lang w:val="de-DE"/>
        </w:rPr>
        <w:t>Theorie</w:t>
      </w:r>
      <w:r w:rsidR="00BB55DC">
        <w:rPr>
          <w:lang w:val="de-DE"/>
        </w:rPr>
        <w:t>‘</w:t>
      </w:r>
      <w:r w:rsidRPr="60F5C565">
        <w:rPr>
          <w:lang w:val="de-DE"/>
        </w:rPr>
        <w:t xml:space="preserve"> und </w:t>
      </w:r>
      <w:r w:rsidR="00BB55DC">
        <w:rPr>
          <w:lang w:val="de-DE"/>
        </w:rPr>
        <w:t>‚</w:t>
      </w:r>
      <w:r w:rsidRPr="60F5C565">
        <w:rPr>
          <w:lang w:val="de-DE"/>
        </w:rPr>
        <w:t>Praxis</w:t>
      </w:r>
      <w:r w:rsidR="00BB55DC">
        <w:rPr>
          <w:lang w:val="de-DE"/>
        </w:rPr>
        <w:t>‘</w:t>
      </w:r>
      <w:r w:rsidRPr="60F5C565">
        <w:rPr>
          <w:lang w:val="de-DE"/>
        </w:rPr>
        <w:t xml:space="preserve">) diskutiert und heben u.a. hervor, dass Entitäten und Aussagen in ihrer Bedeutung primär an den Herkunftskontext (z.B. </w:t>
      </w:r>
      <w:r w:rsidR="00BB55DC">
        <w:rPr>
          <w:lang w:val="de-DE"/>
        </w:rPr>
        <w:t>‚</w:t>
      </w:r>
      <w:r w:rsidRPr="60F5C565">
        <w:rPr>
          <w:lang w:val="de-DE"/>
        </w:rPr>
        <w:t>Wissenschaft</w:t>
      </w:r>
      <w:r w:rsidR="00BB55DC">
        <w:rPr>
          <w:lang w:val="de-DE"/>
        </w:rPr>
        <w:t>‘</w:t>
      </w:r>
      <w:r w:rsidRPr="60F5C565">
        <w:rPr>
          <w:lang w:val="de-DE"/>
        </w:rPr>
        <w:t xml:space="preserve"> oder </w:t>
      </w:r>
      <w:r w:rsidR="00BB55DC">
        <w:rPr>
          <w:lang w:val="de-DE"/>
        </w:rPr>
        <w:t>‚</w:t>
      </w:r>
      <w:r w:rsidRPr="60F5C565">
        <w:rPr>
          <w:lang w:val="de-DE"/>
        </w:rPr>
        <w:t>Praxis</w:t>
      </w:r>
      <w:r w:rsidR="00BB55DC">
        <w:rPr>
          <w:lang w:val="de-DE"/>
        </w:rPr>
        <w:t>‘</w:t>
      </w:r>
      <w:r w:rsidRPr="60F5C565">
        <w:rPr>
          <w:lang w:val="de-DE"/>
        </w:rPr>
        <w:t xml:space="preserve">) gebunden sind. Also ist auch z.B. die </w:t>
      </w:r>
      <w:r w:rsidR="00BB55DC">
        <w:rPr>
          <w:lang w:val="de-DE"/>
        </w:rPr>
        <w:t>‚</w:t>
      </w:r>
      <w:r w:rsidRPr="60F5C565">
        <w:rPr>
          <w:lang w:val="de-DE"/>
        </w:rPr>
        <w:t>Evidenz</w:t>
      </w:r>
      <w:r w:rsidR="00BB55DC">
        <w:rPr>
          <w:lang w:val="de-DE"/>
        </w:rPr>
        <w:t>‘</w:t>
      </w:r>
      <w:r w:rsidRPr="60F5C565">
        <w:rPr>
          <w:lang w:val="de-DE"/>
        </w:rPr>
        <w:t xml:space="preserve"> einer explanativen bildungswissenschaftlichen Studie per se zunächst bildungswissenschaftlich und muss für eine evidenzinformierte Handlung in der Praxis reinterpretiert werden (z.B. Groß </w:t>
      </w:r>
      <w:proofErr w:type="spellStart"/>
      <w:r w:rsidRPr="60F5C565">
        <w:rPr>
          <w:lang w:val="de-DE"/>
        </w:rPr>
        <w:t>Ophoff</w:t>
      </w:r>
      <w:proofErr w:type="spellEnd"/>
      <w:r w:rsidRPr="60F5C565">
        <w:rPr>
          <w:lang w:val="de-DE"/>
        </w:rPr>
        <w:t xml:space="preserve"> </w:t>
      </w:r>
      <w:r w:rsidR="2F6D89A4" w:rsidRPr="60F5C565">
        <w:rPr>
          <w:lang w:val="de-DE"/>
        </w:rPr>
        <w:t>et al.</w:t>
      </w:r>
      <w:r w:rsidRPr="60F5C565">
        <w:rPr>
          <w:lang w:val="de-DE"/>
        </w:rPr>
        <w:t xml:space="preserve">, 2023). Damit liegt es auf der Hand, dass sich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fragen sollten, welche </w:t>
      </w:r>
      <w:r w:rsidR="00EF372D">
        <w:rPr>
          <w:lang w:val="de-DE"/>
        </w:rPr>
        <w:t>‚</w:t>
      </w:r>
      <w:r w:rsidRPr="60F5C565">
        <w:rPr>
          <w:lang w:val="de-DE"/>
        </w:rPr>
        <w:t>wissenschaftlichen/theoretischen</w:t>
      </w:r>
      <w:r w:rsidR="00EF372D">
        <w:rPr>
          <w:lang w:val="de-DE"/>
        </w:rPr>
        <w:t>‘</w:t>
      </w:r>
      <w:r w:rsidRPr="60F5C565">
        <w:rPr>
          <w:lang w:val="de-DE"/>
        </w:rPr>
        <w:t xml:space="preserve"> Entitäten (z.B. Effektstärken oder </w:t>
      </w:r>
      <w:r w:rsidRPr="60F5C565">
        <w:rPr>
          <w:lang w:val="de-DE"/>
        </w:rPr>
        <w:lastRenderedPageBreak/>
        <w:t>inferenzstatistischen Maße) und Aussagen (z.B. kausale Effekte) sie wie in die Kommunikation ihrer Ergebnisse gegenüber der Praxis aufnehmen.</w:t>
      </w:r>
    </w:p>
    <w:p w14:paraId="1E40D295" w14:textId="77777777" w:rsidR="00EF372D" w:rsidRDefault="00EF372D" w:rsidP="00EF372D">
      <w:pPr>
        <w:pStyle w:val="Textkrper"/>
        <w:spacing w:line="276" w:lineRule="auto"/>
        <w:ind w:firstLine="0"/>
        <w:jc w:val="both"/>
        <w:rPr>
          <w:lang w:val="de-DE"/>
        </w:rPr>
      </w:pPr>
    </w:p>
    <w:p w14:paraId="4EA61F84" w14:textId="419D2F9B" w:rsidR="000664D1" w:rsidRDefault="00571463" w:rsidP="00A54DF2">
      <w:pPr>
        <w:pStyle w:val="Textkrper"/>
        <w:spacing w:line="276" w:lineRule="auto"/>
        <w:ind w:firstLine="0"/>
        <w:jc w:val="both"/>
      </w:pPr>
      <w:r w:rsidRPr="00571463">
        <w:rPr>
          <w:lang w:val="de-DE"/>
        </w:rPr>
        <w:t xml:space="preserve">Dass diese Forderung selbst rein innerwissenschaftlich betrachtet nicht trivial ist, zeigt z.B. die Tatsache, dass Guidelines von Fachgesellschaften wie z.B. der American Psychological </w:t>
      </w:r>
      <w:proofErr w:type="spellStart"/>
      <w:r w:rsidRPr="00571463">
        <w:rPr>
          <w:lang w:val="de-DE"/>
        </w:rPr>
        <w:t>Association</w:t>
      </w:r>
      <w:proofErr w:type="spellEnd"/>
      <w:r w:rsidRPr="00571463">
        <w:rPr>
          <w:lang w:val="de-DE"/>
        </w:rPr>
        <w:t xml:space="preserve"> (2019) die Verwendung von Effektstärken fordern, diese aber in Pressemitteilungen (etwa der American Educational Research </w:t>
      </w:r>
      <w:proofErr w:type="spellStart"/>
      <w:r w:rsidRPr="00571463">
        <w:rPr>
          <w:lang w:val="de-DE"/>
        </w:rPr>
        <w:t>Association</w:t>
      </w:r>
      <w:proofErr w:type="spellEnd"/>
      <w:r w:rsidRPr="00571463">
        <w:rPr>
          <w:lang w:val="de-DE"/>
        </w:rPr>
        <w:t>) und selbst in Fachzeitschriften selten sind (McMillan &amp; Jennifer, 2011).</w:t>
      </w:r>
      <w:r>
        <w:rPr>
          <w:lang w:val="de-DE"/>
        </w:rPr>
        <w:t xml:space="preserve"> </w:t>
      </w:r>
      <w:r w:rsidR="00281B32" w:rsidRPr="60F5C565">
        <w:rPr>
          <w:lang w:val="de-DE"/>
        </w:rPr>
        <w:t>Für eine Wissenschaftskommunikation, die sich an die Praxis richtet</w:t>
      </w:r>
      <w:r w:rsidR="0871D07D" w:rsidRPr="60F5C565">
        <w:rPr>
          <w:lang w:val="de-DE"/>
        </w:rPr>
        <w:t>,</w:t>
      </w:r>
      <w:r w:rsidR="00281B32" w:rsidRPr="60F5C565">
        <w:rPr>
          <w:lang w:val="de-DE"/>
        </w:rPr>
        <w:t xml:space="preserve"> scheint es also plausibel zu schlussfolgern, dass es unter Forschenden noch nicht verbreitet scheint, sich literaturbasiert darüber Gedanken zu machen, inwiefern die eigene Wissenschaftskommunikation z.B. für Lehrkräfte günstig rezipierbar ist.</w:t>
      </w:r>
    </w:p>
    <w:p w14:paraId="1A3F19DF" w14:textId="77777777" w:rsidR="00EF372D" w:rsidRDefault="00EF372D" w:rsidP="00EF372D">
      <w:pPr>
        <w:pStyle w:val="Textkrper"/>
        <w:spacing w:line="276" w:lineRule="auto"/>
        <w:ind w:firstLine="0"/>
        <w:jc w:val="both"/>
        <w:rPr>
          <w:lang w:val="de-DE"/>
        </w:rPr>
      </w:pPr>
    </w:p>
    <w:p w14:paraId="6FDF6C77" w14:textId="7C604055" w:rsidR="00EF372D" w:rsidRDefault="00281B32" w:rsidP="00A54DF2">
      <w:pPr>
        <w:pStyle w:val="Textkrper"/>
        <w:spacing w:line="276" w:lineRule="auto"/>
        <w:ind w:firstLine="0"/>
        <w:jc w:val="both"/>
        <w:rPr>
          <w:lang w:val="de-DE"/>
        </w:rPr>
      </w:pPr>
      <w:r w:rsidRPr="3C8EA469">
        <w:rPr>
          <w:lang w:val="de-DE"/>
        </w:rPr>
        <w:t>Doch selbst ein Bewusstsein für die Fallstricke der Kommunikation wissenschaftlicher Ergebnisse schützt nicht zwang</w:t>
      </w:r>
      <w:r w:rsidR="0C3AB23A" w:rsidRPr="3C8EA469">
        <w:rPr>
          <w:lang w:val="de-DE"/>
        </w:rPr>
        <w:t>s</w:t>
      </w:r>
      <w:r w:rsidRPr="3C8EA469">
        <w:rPr>
          <w:lang w:val="de-DE"/>
        </w:rPr>
        <w:t xml:space="preserve">läufig vor der Induktion von Fehlvorstellungen: So fanden Schneider et al. (2024) etwa, dass selbst eine als leicht verständlich geltende Effektstärke für </w:t>
      </w:r>
      <w:proofErr w:type="spellStart"/>
      <w:r w:rsidRPr="3C8EA469">
        <w:rPr>
          <w:lang w:val="de-DE"/>
        </w:rPr>
        <w:t>Mittelwertsvergleiche</w:t>
      </w:r>
      <w:proofErr w:type="spellEnd"/>
      <w:r w:rsidRPr="3C8EA469">
        <w:rPr>
          <w:lang w:val="de-DE"/>
        </w:rPr>
        <w:t xml:space="preserve"> (wie etwa </w:t>
      </w:r>
      <w:proofErr w:type="spellStart"/>
      <w:r w:rsidRPr="3C8EA469">
        <w:rPr>
          <w:lang w:val="de-DE"/>
        </w:rPr>
        <w:t>Cohen’s</w:t>
      </w:r>
      <w:proofErr w:type="spellEnd"/>
      <w:r w:rsidRPr="3C8EA469">
        <w:rPr>
          <w:lang w:val="de-DE"/>
        </w:rP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oMath>
      <w:r w:rsidRPr="3C8EA469">
        <w:rPr>
          <w:lang w:val="de-DE"/>
        </w:rPr>
        <w:t xml:space="preserve">) bei einem erheblichen Anteil (≥ 29%) der </w:t>
      </w:r>
      <w:proofErr w:type="gramStart"/>
      <w:r w:rsidRPr="3C8EA469">
        <w:rPr>
          <w:lang w:val="de-DE"/>
        </w:rPr>
        <w:t>Rezipient:innen</w:t>
      </w:r>
      <w:proofErr w:type="gramEnd"/>
      <w:r w:rsidRPr="3C8EA469">
        <w:rPr>
          <w:lang w:val="de-DE"/>
        </w:rPr>
        <w:t xml:space="preserve"> zu Fehlvorstellungen führte. Die erste Implikation scheint also nicht hinreichend für eine gelingende Kommunikation von Evidenz an Lehrkräfte.</w:t>
      </w:r>
    </w:p>
    <w:p w14:paraId="5D0F9181" w14:textId="77777777" w:rsidR="00EF372D" w:rsidRDefault="00EF372D" w:rsidP="00EF372D">
      <w:pPr>
        <w:pStyle w:val="Textkrper"/>
        <w:spacing w:line="276" w:lineRule="auto"/>
        <w:ind w:firstLine="0"/>
        <w:jc w:val="both"/>
        <w:rPr>
          <w:lang w:val="de-DE"/>
        </w:rPr>
      </w:pPr>
    </w:p>
    <w:p w14:paraId="1D89D918" w14:textId="6B94D3B0" w:rsidR="000664D1" w:rsidRDefault="00281B32" w:rsidP="00A54DF2">
      <w:pPr>
        <w:pStyle w:val="Textkrper"/>
        <w:spacing w:line="276" w:lineRule="auto"/>
        <w:ind w:firstLine="0"/>
        <w:jc w:val="both"/>
        <w:rPr>
          <w:lang w:val="de-DE"/>
        </w:rPr>
      </w:pPr>
      <w:r w:rsidRPr="3C8EA469">
        <w:rPr>
          <w:lang w:val="de-DE"/>
        </w:rPr>
        <w:t>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 (McDowell &amp; Jacobs, 2017), sondern auch in unterschiedlichen geografischen Regionen differentiell interpretiert (Gigerenzer</w:t>
      </w:r>
      <w:r w:rsidR="60470240" w:rsidRPr="3C8EA469">
        <w:rPr>
          <w:lang w:val="de-DE"/>
        </w:rPr>
        <w:t xml:space="preserve"> et al.</w:t>
      </w:r>
      <w:r w:rsidR="1DEE49A0" w:rsidRPr="3C8EA469">
        <w:rPr>
          <w:lang w:val="de-DE"/>
        </w:rPr>
        <w:t>,</w:t>
      </w:r>
      <w:r w:rsidRPr="3C8EA469">
        <w:rPr>
          <w:lang w:val="de-DE"/>
        </w:rPr>
        <w:t xml:space="preserve"> 2005). Inwiefern sich also generische Determina</w:t>
      </w:r>
      <w:r w:rsidR="58135CDC" w:rsidRPr="3C8EA469">
        <w:rPr>
          <w:lang w:val="de-DE"/>
        </w:rPr>
        <w:t>n</w:t>
      </w:r>
      <w:r w:rsidRPr="3C8EA469">
        <w:rPr>
          <w:lang w:val="de-DE"/>
        </w:rPr>
        <w:t>ten erfolgreicher Wissenschaftskommunikation auf die Kommunikation von Evidenz an Lehrkräfte etwa in einem bestimmten Teil eines Bildungssystems übertragen lassen, scheint nur schwer a priori bestimmbar.</w:t>
      </w:r>
    </w:p>
    <w:p w14:paraId="0B367C4B" w14:textId="77777777" w:rsidR="00EF372D" w:rsidRDefault="00EF372D" w:rsidP="00EF372D">
      <w:pPr>
        <w:pStyle w:val="Textkrper"/>
        <w:spacing w:line="276" w:lineRule="auto"/>
        <w:ind w:firstLine="0"/>
        <w:jc w:val="both"/>
        <w:rPr>
          <w:lang w:val="de-DE"/>
        </w:rPr>
      </w:pPr>
    </w:p>
    <w:p w14:paraId="4DBCEC6C" w14:textId="59D4D14C" w:rsidR="000664D1" w:rsidRDefault="00281B32" w:rsidP="00A54DF2">
      <w:pPr>
        <w:pStyle w:val="Textkrper"/>
        <w:spacing w:line="276" w:lineRule="auto"/>
        <w:ind w:firstLine="0"/>
        <w:jc w:val="both"/>
      </w:pPr>
      <w:r w:rsidRPr="60F5C565">
        <w:rPr>
          <w:lang w:val="de-DE"/>
        </w:rPr>
        <w:t>Was aber, wenn Forschende ihre Wissenschaftskommunikation literaturbasiert verbessern, aber in empirischen Experimenten sehen, dass sie dennoch deutlich verzerrt, verrauscht oder konzeptuell falsch rezipiert wird? Der vorliegende Beitrag macht als dritte Implikation den Vorschlag, d</w:t>
      </w:r>
      <w:r w:rsidR="00EF372D">
        <w:rPr>
          <w:lang w:val="de-DE"/>
        </w:rPr>
        <w:t>ie</w:t>
      </w:r>
      <w:r w:rsidRPr="60F5C565">
        <w:rPr>
          <w:lang w:val="de-DE"/>
        </w:rPr>
        <w:t xml:space="preserve"> Kommunikation von Evidenz an Lehrkräfte dialogisch weiterzuentwickeln und zu berücksichtigen, dass bei der Rezeption vermutlich eine komplexe Interaktion von Angebots- und </w:t>
      </w:r>
      <w:proofErr w:type="spellStart"/>
      <w:r w:rsidRPr="60F5C565">
        <w:rPr>
          <w:lang w:val="de-DE"/>
        </w:rPr>
        <w:t>Nutzendenmerkmalen</w:t>
      </w:r>
      <w:proofErr w:type="spellEnd"/>
      <w:r w:rsidRPr="60F5C565">
        <w:rPr>
          <w:lang w:val="de-DE"/>
        </w:rPr>
        <w:t xml:space="preserve"> (Brühwiler &amp; Leutwyler, 2020) sowie Bottom-Up- bzw. Top-Down-Prozessen (Schmidt, 2024) vorliegt: Man stelle sich eine Lehrkraft vor, die auf der Suche nach einer Entscheidungsgrundlage für oder gegen eine unterrichtsgestalterische Maßnahme A auf der Seite eines Clearing </w:t>
      </w:r>
      <w:proofErr w:type="spellStart"/>
      <w:r w:rsidRPr="60F5C565">
        <w:rPr>
          <w:lang w:val="de-DE"/>
        </w:rPr>
        <w:t>Houses</w:t>
      </w:r>
      <w:proofErr w:type="spellEnd"/>
      <w:r w:rsidRPr="60F5C565">
        <w:rPr>
          <w:lang w:val="de-DE"/>
        </w:rPr>
        <w:t xml:space="preserve"> landet. Dort liest sie, dass über viele Studien gemittelt Maßnahme A dazu geführt hat, dass 63% der Schülerinnen und Schüler bessere Leistungen zeigen als der Mittelwert der Schülerinnen und Schüler mit Maßnahme B. Dann können daraus manche </w:t>
      </w:r>
      <w:r w:rsidRPr="60F5C565">
        <w:rPr>
          <w:lang w:val="de-DE"/>
        </w:rPr>
        <w:lastRenderedPageBreak/>
        <w:t xml:space="preserve">Lehrkräfte möglicherweise anhand ihres Vorwissens unmittelbar eine korrekte/konsistente Vorstellung der Effektstärke dieses Unterschieds </w:t>
      </w:r>
      <w:r w:rsidRPr="60F5C565">
        <w:rPr>
          <w:i/>
          <w:iCs/>
          <w:lang w:val="de-DE"/>
        </w:rPr>
        <w:t>schlussfolgern</w:t>
      </w:r>
      <w:r w:rsidRPr="60F5C565">
        <w:rPr>
          <w:lang w:val="de-DE"/>
        </w:rPr>
        <w:t xml:space="preserve"> (z.B. zwei Normalverteilungen mit 87% Überlappung). Hier läge ein Top-Down-Prozess vor, da die Merkmale der Kommunikation mit den im Langzeitgedächtnis der </w:t>
      </w:r>
      <w:proofErr w:type="spellStart"/>
      <w:r w:rsidRPr="60F5C565">
        <w:rPr>
          <w:lang w:val="de-DE"/>
        </w:rPr>
        <w:t>Rezipient:in</w:t>
      </w:r>
      <w:proofErr w:type="spellEnd"/>
      <w:r w:rsidRPr="60F5C565">
        <w:rPr>
          <w:lang w:val="de-DE"/>
        </w:rPr>
        <w:t xml:space="preserve"> vorhandenen Dispositionen wie Graph, Data oder Statistical </w:t>
      </w:r>
      <w:proofErr w:type="spellStart"/>
      <w:r w:rsidRPr="60F5C565">
        <w:rPr>
          <w:lang w:val="de-DE"/>
        </w:rPr>
        <w:t>Literacy</w:t>
      </w:r>
      <w:proofErr w:type="spellEnd"/>
      <w:r w:rsidRPr="60F5C565">
        <w:rPr>
          <w:lang w:val="de-DE"/>
        </w:rPr>
        <w:t xml:space="preserve"> dazu führen, dass in einem Schlussfolgerungsprozess ein korrektes mentales Modell erstellt wird. Umgekehrt kann es passieren, dass eine Lehrkraft auf diese Formulierung stößt und eben kein auf Wissen basierendes mentales Modell abrufen kann </w:t>
      </w:r>
      <w:r w:rsidR="7A508F47" w:rsidRPr="60F5C565">
        <w:rPr>
          <w:color w:val="202122"/>
          <w:sz w:val="21"/>
          <w:szCs w:val="21"/>
          <w:lang w:val="de-DE"/>
        </w:rPr>
        <w:t>–</w:t>
      </w:r>
      <w:r w:rsidRPr="60F5C565">
        <w:rPr>
          <w:lang w:val="de-DE"/>
        </w:rPr>
        <w:t xml:space="preserve"> aber sich Stück für Stück mithilfe der gegebenen Informationen ein konsistentes mentales Modell erarbeitet. Dabei </w:t>
      </w:r>
      <w:r w:rsidRPr="60F5C565">
        <w:rPr>
          <w:i/>
          <w:iCs/>
          <w:lang w:val="de-DE"/>
        </w:rPr>
        <w:t>lernt</w:t>
      </w:r>
      <w:r w:rsidRPr="60F5C565">
        <w:rPr>
          <w:lang w:val="de-DE"/>
        </w:rPr>
        <w:t xml:space="preserve"> sie, d.h. erwirbt Graph, Data, oder Statistical </w:t>
      </w:r>
      <w:proofErr w:type="spellStart"/>
      <w:r w:rsidRPr="60F5C565">
        <w:rPr>
          <w:lang w:val="de-DE"/>
        </w:rPr>
        <w:t>Literacy</w:t>
      </w:r>
      <w:proofErr w:type="spellEnd"/>
      <w:r w:rsidRPr="60F5C565">
        <w:rPr>
          <w:lang w:val="de-DE"/>
        </w:rPr>
        <w:t xml:space="preserve">, was einem Bottom-Up 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Kenntnis über Top-Down- und Bottom-Up-Prozesse ihrer </w:t>
      </w:r>
      <w:proofErr w:type="spellStart"/>
      <w:r w:rsidRPr="60F5C565">
        <w:rPr>
          <w:lang w:val="de-DE"/>
        </w:rPr>
        <w:t>Rezipienten:innen</w:t>
      </w:r>
      <w:proofErr w:type="spellEnd"/>
      <w:r w:rsidRPr="60F5C565">
        <w:rPr>
          <w:lang w:val="de-DE"/>
        </w:rPr>
        <w:t xml:space="preserve"> erwerben und deren Ausprägung und Entwicklung z.B. anhand von Think-</w:t>
      </w:r>
      <w:proofErr w:type="spellStart"/>
      <w:r w:rsidRPr="60F5C565">
        <w:rPr>
          <w:lang w:val="de-DE"/>
        </w:rPr>
        <w:t>Aloud</w:t>
      </w:r>
      <w:proofErr w:type="spellEnd"/>
      <w:r w:rsidRPr="60F5C565">
        <w:rPr>
          <w:lang w:val="de-DE"/>
        </w:rPr>
        <w:t xml:space="preserve">-Studien wie z.B. </w:t>
      </w:r>
      <w:proofErr w:type="spellStart"/>
      <w:r w:rsidRPr="60F5C565">
        <w:rPr>
          <w:lang w:val="de-DE"/>
        </w:rPr>
        <w:t>Bez</w:t>
      </w:r>
      <w:proofErr w:type="spellEnd"/>
      <w:r w:rsidRPr="60F5C565">
        <w:rPr>
          <w:lang w:val="de-DE"/>
        </w:rPr>
        <w:t xml:space="preserve">, </w:t>
      </w:r>
      <w:proofErr w:type="spellStart"/>
      <w:r w:rsidRPr="60F5C565">
        <w:rPr>
          <w:lang w:val="de-DE"/>
        </w:rPr>
        <w:t>Poindl</w:t>
      </w:r>
      <w:proofErr w:type="spellEnd"/>
      <w:r w:rsidRPr="60F5C565">
        <w:rPr>
          <w:lang w:val="de-DE"/>
        </w:rPr>
        <w:t>, Bohl</w:t>
      </w:r>
      <w:r w:rsidR="00EF372D">
        <w:rPr>
          <w:lang w:val="de-DE"/>
        </w:rPr>
        <w:t xml:space="preserve"> und</w:t>
      </w:r>
      <w:r w:rsidRPr="60F5C565">
        <w:rPr>
          <w:lang w:val="de-DE"/>
        </w:rPr>
        <w:t xml:space="preserve"> Merk (2021) beobachten und daraufhin ihre Angebote entsprechend differenzieren und anpassen. Zum anderen könnten Lehrkräfte in die Entwicklung von Kommunikationsprodukten anhand kokonstruktiver Verfahren eingebunden werden, in der Hoffnung, dass eine solche Kooperation von </w:t>
      </w:r>
      <w:proofErr w:type="spellStart"/>
      <w:proofErr w:type="gramStart"/>
      <w:r w:rsidRPr="60F5C565">
        <w:rPr>
          <w:lang w:val="de-DE"/>
        </w:rPr>
        <w:t>Akteur</w:t>
      </w:r>
      <w:r w:rsidR="00EF372D">
        <w:rPr>
          <w:lang w:val="de-DE"/>
        </w:rPr>
        <w:t>:inn</w:t>
      </w:r>
      <w:r w:rsidRPr="60F5C565">
        <w:rPr>
          <w:lang w:val="de-DE"/>
        </w:rPr>
        <w:t>en</w:t>
      </w:r>
      <w:proofErr w:type="spellEnd"/>
      <w:proofErr w:type="gramEnd"/>
      <w:r w:rsidRPr="60F5C565">
        <w:rPr>
          <w:lang w:val="de-DE"/>
        </w:rPr>
        <w:t xml:space="preserve"> aus den Systemen </w:t>
      </w:r>
      <w:r w:rsidR="00EF372D">
        <w:rPr>
          <w:lang w:val="de-DE"/>
        </w:rPr>
        <w:t>‚</w:t>
      </w:r>
      <w:r w:rsidRPr="60F5C565">
        <w:rPr>
          <w:lang w:val="de-DE"/>
        </w:rPr>
        <w:t>Wissenschaft/Theorie</w:t>
      </w:r>
      <w:r w:rsidR="00EF372D">
        <w:rPr>
          <w:lang w:val="de-DE"/>
        </w:rPr>
        <w:t>‘</w:t>
      </w:r>
      <w:r w:rsidRPr="60F5C565">
        <w:rPr>
          <w:lang w:val="de-DE"/>
        </w:rPr>
        <w:t xml:space="preserve"> und </w:t>
      </w:r>
      <w:r w:rsidR="00EF372D">
        <w:rPr>
          <w:lang w:val="de-DE"/>
        </w:rPr>
        <w:t>‚</w:t>
      </w:r>
      <w:r w:rsidRPr="60F5C565">
        <w:rPr>
          <w:lang w:val="de-DE"/>
        </w:rPr>
        <w:t>Nicht-Wissenschaft/Praxis</w:t>
      </w:r>
      <w:r w:rsidR="00EF372D">
        <w:rPr>
          <w:lang w:val="de-DE"/>
        </w:rPr>
        <w:t>‘</w:t>
      </w:r>
      <w:r w:rsidRPr="60F5C565">
        <w:rPr>
          <w:lang w:val="de-DE"/>
        </w:rPr>
        <w:t xml:space="preserve"> dazu führt, dass innerhalb dieser Systeme Ausdrucksweisen verfügbar werden, die zu verlustfreieren und damit erfolgreicheren Kommunikationsprozessen führen können (Leitz</w:t>
      </w:r>
      <w:r w:rsidR="1BBBC347" w:rsidRPr="60F5C565">
        <w:rPr>
          <w:lang w:val="de-DE"/>
        </w:rPr>
        <w:t xml:space="preserve"> et al.</w:t>
      </w:r>
      <w:r w:rsidRPr="60F5C565">
        <w:rPr>
          <w:lang w:val="de-DE"/>
        </w:rPr>
        <w:t>, 2024).</w:t>
      </w:r>
    </w:p>
    <w:p w14:paraId="3ACED6BC" w14:textId="77777777" w:rsidR="0046507A" w:rsidRPr="00786837" w:rsidRDefault="0046507A" w:rsidP="00786837">
      <w:pPr>
        <w:pStyle w:val="berschrift2"/>
        <w:spacing w:line="276" w:lineRule="auto"/>
        <w:jc w:val="both"/>
        <w:rPr>
          <w:lang w:val="de-DE"/>
        </w:rPr>
      </w:pPr>
      <w:bookmarkStart w:id="23" w:name="literatur"/>
    </w:p>
    <w:p w14:paraId="6CE37FC7" w14:textId="64661209" w:rsidR="000664D1" w:rsidRPr="00074D57" w:rsidRDefault="00281B32" w:rsidP="00786837">
      <w:pPr>
        <w:pStyle w:val="berschrift2"/>
        <w:spacing w:line="276" w:lineRule="auto"/>
        <w:jc w:val="both"/>
        <w:rPr>
          <w:lang w:val="en-US"/>
        </w:rPr>
      </w:pPr>
      <w:proofErr w:type="spellStart"/>
      <w:r w:rsidRPr="00074D57">
        <w:rPr>
          <w:lang w:val="en-US"/>
        </w:rPr>
        <w:t>Literatur</w:t>
      </w:r>
      <w:proofErr w:type="spellEnd"/>
    </w:p>
    <w:p w14:paraId="7B43E64C" w14:textId="77777777" w:rsidR="000664D1" w:rsidRPr="00D24949" w:rsidRDefault="00281B32" w:rsidP="00786837">
      <w:pPr>
        <w:pStyle w:val="Literaturverzeichnis"/>
        <w:spacing w:line="276" w:lineRule="auto"/>
        <w:jc w:val="both"/>
        <w:rPr>
          <w:lang w:val="de-DE"/>
        </w:rPr>
      </w:pPr>
      <w:bookmarkStart w:id="24" w:name="ref-aero2023"/>
      <w:bookmarkStart w:id="25" w:name="refs"/>
      <w:r w:rsidRPr="00074D57">
        <w:rPr>
          <w:lang w:val="en-US"/>
        </w:rPr>
        <w:t xml:space="preserve">AERO. (2023). </w:t>
      </w:r>
      <w:r w:rsidRPr="00074D57">
        <w:rPr>
          <w:i/>
          <w:iCs/>
          <w:lang w:val="en-US"/>
        </w:rPr>
        <w:t>Evidence-Based Teaching Practices</w:t>
      </w:r>
      <w:r w:rsidRPr="00074D57">
        <w:rPr>
          <w:lang w:val="en-US"/>
        </w:rPr>
        <w:t xml:space="preserve">. </w:t>
      </w:r>
      <w:proofErr w:type="spellStart"/>
      <w:r w:rsidRPr="00623061">
        <w:rPr>
          <w:lang w:val="de-DE"/>
        </w:rPr>
        <w:t>Australian</w:t>
      </w:r>
      <w:proofErr w:type="spellEnd"/>
      <w:r w:rsidRPr="00623061">
        <w:rPr>
          <w:lang w:val="de-DE"/>
        </w:rPr>
        <w:t xml:space="preserve"> Education Research Organisation. </w:t>
      </w:r>
      <w:r w:rsidRPr="00D24949">
        <w:rPr>
          <w:lang w:val="de-DE"/>
        </w:rPr>
        <w:t xml:space="preserve">Abgerufen </w:t>
      </w:r>
      <w:r w:rsidR="00D24949" w:rsidRPr="00D24949">
        <w:rPr>
          <w:lang w:val="de-DE"/>
        </w:rPr>
        <w:t xml:space="preserve">am </w:t>
      </w:r>
      <w:r w:rsidR="00D24949">
        <w:rPr>
          <w:lang w:val="de-DE"/>
        </w:rPr>
        <w:t xml:space="preserve">31.01.2025 </w:t>
      </w:r>
      <w:r w:rsidRPr="00D24949">
        <w:rPr>
          <w:lang w:val="de-DE"/>
        </w:rPr>
        <w:t xml:space="preserve">von </w:t>
      </w:r>
      <w:r w:rsidRPr="00F54146">
        <w:rPr>
          <w:lang w:val="de-DE"/>
        </w:rPr>
        <w:t>https://www.education.gov.au/quality-initial-teacher-education-review/resources/aero-evidence-based-teaching-practices</w:t>
      </w:r>
    </w:p>
    <w:p w14:paraId="225434F0" w14:textId="77777777" w:rsidR="000664D1" w:rsidRDefault="00281B32" w:rsidP="00786837">
      <w:pPr>
        <w:pStyle w:val="Literaturverzeichnis"/>
        <w:spacing w:line="276" w:lineRule="auto"/>
        <w:jc w:val="both"/>
      </w:pPr>
      <w:bookmarkStart w:id="26" w:name="ref-altrichter2006"/>
      <w:bookmarkEnd w:id="24"/>
      <w:r>
        <w:t xml:space="preserve">Altrichter, H., &amp; Rolff, H.-G. (2006). Datenbasierte Schulentwicklung. Editorial. </w:t>
      </w:r>
      <w:r>
        <w:rPr>
          <w:i/>
          <w:iCs/>
        </w:rPr>
        <w:t>Journal für Schulentwicklung</w:t>
      </w:r>
      <w:r>
        <w:t xml:space="preserve">, </w:t>
      </w:r>
      <w:r>
        <w:rPr>
          <w:i/>
          <w:iCs/>
        </w:rPr>
        <w:t>10</w:t>
      </w:r>
      <w:r>
        <w:t>(4), 4–6.</w:t>
      </w:r>
    </w:p>
    <w:p w14:paraId="722D0C40" w14:textId="77777777" w:rsidR="000664D1" w:rsidRPr="00074D57" w:rsidRDefault="00281B32" w:rsidP="00786837">
      <w:pPr>
        <w:pStyle w:val="Literaturverzeichnis"/>
        <w:spacing w:line="276" w:lineRule="auto"/>
        <w:jc w:val="both"/>
        <w:rPr>
          <w:lang w:val="en-US"/>
        </w:rPr>
      </w:pPr>
      <w:bookmarkStart w:id="27" w:name="ref-americanpsychologicalassociation2019"/>
      <w:bookmarkEnd w:id="26"/>
      <w:r w:rsidRPr="00074D57">
        <w:rPr>
          <w:lang w:val="en-US"/>
        </w:rPr>
        <w:t xml:space="preserve">Association, A. P. (2019). </w:t>
      </w:r>
      <w:r w:rsidRPr="00074D57">
        <w:rPr>
          <w:i/>
          <w:iCs/>
          <w:lang w:val="en-US"/>
        </w:rPr>
        <w:t>Publication Manual of the American Psychological Association</w:t>
      </w:r>
      <w:r w:rsidRPr="00074D57">
        <w:rPr>
          <w:lang w:val="en-US"/>
        </w:rPr>
        <w:t xml:space="preserve"> (7. </w:t>
      </w:r>
      <w:proofErr w:type="spellStart"/>
      <w:r w:rsidRPr="00074D57">
        <w:rPr>
          <w:lang w:val="en-US"/>
        </w:rPr>
        <w:t>Aufl</w:t>
      </w:r>
      <w:proofErr w:type="spellEnd"/>
      <w:r w:rsidRPr="00074D57">
        <w:rPr>
          <w:lang w:val="en-US"/>
        </w:rPr>
        <w:t>.). American Psychological Association.</w:t>
      </w:r>
    </w:p>
    <w:p w14:paraId="6240D587" w14:textId="77777777" w:rsidR="000664D1" w:rsidRDefault="00281B32" w:rsidP="00786837">
      <w:pPr>
        <w:pStyle w:val="Literaturverzeichnis"/>
        <w:spacing w:line="276" w:lineRule="auto"/>
        <w:jc w:val="both"/>
      </w:pPr>
      <w:bookmarkStart w:id="28" w:name="ref-bauer2012"/>
      <w:bookmarkEnd w:id="27"/>
      <w:r w:rsidRPr="00074D57">
        <w:rPr>
          <w:lang w:val="en-US"/>
        </w:rPr>
        <w:t xml:space="preserve">Bauer, J., &amp; </w:t>
      </w:r>
      <w:proofErr w:type="spellStart"/>
      <w:r w:rsidRPr="00074D57">
        <w:rPr>
          <w:lang w:val="en-US"/>
        </w:rPr>
        <w:t>Prenzel</w:t>
      </w:r>
      <w:proofErr w:type="spellEnd"/>
      <w:r w:rsidRPr="00074D57">
        <w:rPr>
          <w:lang w:val="en-US"/>
        </w:rPr>
        <w:t xml:space="preserve">, M. (2012). </w:t>
      </w:r>
      <w:r w:rsidRPr="00F54146">
        <w:rPr>
          <w:lang w:val="en-US"/>
        </w:rPr>
        <w:t>European teacher training reforms</w:t>
      </w:r>
      <w:r w:rsidRPr="00074D57">
        <w:rPr>
          <w:lang w:val="en-US"/>
        </w:rPr>
        <w:t xml:space="preserve">. </w:t>
      </w:r>
      <w:r>
        <w:rPr>
          <w:i/>
          <w:iCs/>
        </w:rPr>
        <w:t>Science</w:t>
      </w:r>
      <w:r>
        <w:t xml:space="preserve">, </w:t>
      </w:r>
      <w:r>
        <w:rPr>
          <w:i/>
          <w:iCs/>
        </w:rPr>
        <w:t>336</w:t>
      </w:r>
      <w:r>
        <w:t>(6089), 1642–1643.</w:t>
      </w:r>
    </w:p>
    <w:p w14:paraId="73C8DD43" w14:textId="47390470" w:rsidR="000664D1" w:rsidRDefault="00281B32" w:rsidP="00786837">
      <w:pPr>
        <w:pStyle w:val="Literaturverzeichnis"/>
        <w:spacing w:line="276" w:lineRule="auto"/>
        <w:jc w:val="both"/>
      </w:pPr>
      <w:bookmarkStart w:id="29" w:name="ref-bauer1978"/>
      <w:bookmarkEnd w:id="28"/>
      <w:r>
        <w:t>Bauer, K.-O., &amp; Rolff, H.-G. (1978). Vorarbeiten zu einer Theorie der Schulentwicklung. In K.-O. Bauer &amp; H.-G. Rolff (Hrsg.),</w:t>
      </w:r>
      <w:r w:rsidR="008565D2">
        <w:t xml:space="preserve"> </w:t>
      </w:r>
      <w:r w:rsidR="008565D2" w:rsidRPr="60F5C565">
        <w:rPr>
          <w:i/>
          <w:iCs/>
        </w:rPr>
        <w:t>Innovation und Schulentwicklung</w:t>
      </w:r>
      <w:r>
        <w:t xml:space="preserve"> (S. 219–263). Beltz.</w:t>
      </w:r>
    </w:p>
    <w:p w14:paraId="4E8E9544" w14:textId="77777777" w:rsidR="000664D1" w:rsidRDefault="00281B32" w:rsidP="00786837">
      <w:pPr>
        <w:pStyle w:val="Literaturverzeichnis"/>
        <w:spacing w:line="276" w:lineRule="auto"/>
        <w:jc w:val="both"/>
      </w:pPr>
      <w:bookmarkStart w:id="30" w:name="ref-bez2021"/>
      <w:bookmarkEnd w:id="29"/>
      <w:r w:rsidRPr="3C8EA469">
        <w:rPr>
          <w:lang w:val="de-DE"/>
        </w:rPr>
        <w:t xml:space="preserve">Bez, S., </w:t>
      </w:r>
      <w:proofErr w:type="spellStart"/>
      <w:r w:rsidRPr="3C8EA469">
        <w:rPr>
          <w:lang w:val="de-DE"/>
        </w:rPr>
        <w:t>Poindl</w:t>
      </w:r>
      <w:proofErr w:type="spellEnd"/>
      <w:r w:rsidRPr="3C8EA469">
        <w:rPr>
          <w:lang w:val="de-DE"/>
        </w:rPr>
        <w:t xml:space="preserve">, S., Bohl, T., &amp; Merk, S. (2021). Wie werden Rückmeldungen von Vergleichsarbeiten rezipiert? </w:t>
      </w:r>
      <w:r w:rsidRPr="3C8EA469">
        <w:rPr>
          <w:i/>
          <w:iCs/>
          <w:lang w:val="de-DE"/>
        </w:rPr>
        <w:t>Zeitschrift für Pädagogik</w:t>
      </w:r>
      <w:r w:rsidRPr="3C8EA469">
        <w:rPr>
          <w:lang w:val="de-DE"/>
        </w:rPr>
        <w:t xml:space="preserve">, </w:t>
      </w:r>
      <w:r w:rsidRPr="3C8EA469">
        <w:rPr>
          <w:i/>
          <w:iCs/>
          <w:lang w:val="de-DE"/>
        </w:rPr>
        <w:t>67</w:t>
      </w:r>
      <w:r w:rsidRPr="3C8EA469">
        <w:rPr>
          <w:lang w:val="de-DE"/>
        </w:rPr>
        <w:t>(4), 551–572.</w:t>
      </w:r>
    </w:p>
    <w:p w14:paraId="18C57E30" w14:textId="635971CA" w:rsidR="000664D1" w:rsidRDefault="00281B32" w:rsidP="00786837">
      <w:pPr>
        <w:pStyle w:val="Literaturverzeichnis"/>
        <w:spacing w:line="276" w:lineRule="auto"/>
        <w:jc w:val="both"/>
      </w:pPr>
      <w:bookmarkStart w:id="31" w:name="ref-bohl2020"/>
      <w:bookmarkEnd w:id="30"/>
      <w:r>
        <w:lastRenderedPageBreak/>
        <w:t xml:space="preserve">Bohl, T. (2020). Theorien der Schulentwicklung. In M. Harant, P. Thomas, &amp; U. Küchler (Hrsg.), </w:t>
      </w:r>
      <w:r w:rsidR="008565D2" w:rsidRPr="60F5C565">
        <w:rPr>
          <w:i/>
          <w:iCs/>
        </w:rPr>
        <w:t>Theorien! Horizonte für die Lehrerinnen- und Lehrerbildung</w:t>
      </w:r>
      <w:r w:rsidR="008565D2">
        <w:t xml:space="preserve"> </w:t>
      </w:r>
      <w:r>
        <w:t>(S. 97–109). Tübingen University Press.</w:t>
      </w:r>
    </w:p>
    <w:p w14:paraId="5BCB2F73" w14:textId="5BE3ED0E" w:rsidR="000664D1" w:rsidRDefault="00281B32" w:rsidP="00786837">
      <w:pPr>
        <w:pStyle w:val="Literaturverzeichnis"/>
        <w:spacing w:line="276" w:lineRule="auto"/>
        <w:jc w:val="both"/>
      </w:pPr>
      <w:bookmarkStart w:id="32" w:name="ref-bohl2015a"/>
      <w:bookmarkEnd w:id="31"/>
      <w:r w:rsidRPr="60F5C565">
        <w:rPr>
          <w:lang w:val="de-DE"/>
        </w:rPr>
        <w:t xml:space="preserve">Bohl, T., Wacker, A., &amp; Harant, M. (2015). </w:t>
      </w:r>
      <w:r w:rsidRPr="60F5C565">
        <w:rPr>
          <w:i/>
          <w:iCs/>
          <w:lang w:val="de-DE"/>
        </w:rPr>
        <w:t>Schulpädagogik und Schultheorie</w:t>
      </w:r>
      <w:r w:rsidRPr="60F5C565">
        <w:rPr>
          <w:lang w:val="de-DE"/>
        </w:rPr>
        <w:t>. UTB.</w:t>
      </w:r>
    </w:p>
    <w:p w14:paraId="55CB2344" w14:textId="34F844FE" w:rsidR="000664D1" w:rsidRDefault="00281B32" w:rsidP="00786837">
      <w:pPr>
        <w:pStyle w:val="Literaturverzeichnis"/>
        <w:spacing w:line="276" w:lineRule="auto"/>
        <w:jc w:val="both"/>
      </w:pPr>
      <w:bookmarkStart w:id="33" w:name="ref-bohrer2025"/>
      <w:bookmarkEnd w:id="32"/>
      <w:r w:rsidRPr="60F5C565">
        <w:rPr>
          <w:lang w:val="de-DE"/>
        </w:rPr>
        <w:t>Bohrer, K., Schmidt, K., &amp; Merk, S. (</w:t>
      </w:r>
      <w:r w:rsidR="002164AD" w:rsidRPr="60F5C565">
        <w:rPr>
          <w:lang w:val="de-DE"/>
        </w:rPr>
        <w:t>i</w:t>
      </w:r>
      <w:r w:rsidR="0ED53B34" w:rsidRPr="60F5C565">
        <w:rPr>
          <w:lang w:val="de-DE"/>
        </w:rPr>
        <w:t>m</w:t>
      </w:r>
      <w:r w:rsidR="002164AD" w:rsidRPr="60F5C565">
        <w:rPr>
          <w:lang w:val="de-DE"/>
        </w:rPr>
        <w:t xml:space="preserve"> Druck</w:t>
      </w:r>
      <w:r w:rsidRPr="60F5C565">
        <w:rPr>
          <w:lang w:val="de-DE"/>
        </w:rPr>
        <w:t xml:space="preserve">). Zwei Studien, ein Ergebnis: Lehramtsstudierende unterliegen im Umgang mit Evidenz dem Ankereffekt. </w:t>
      </w:r>
      <w:r w:rsidRPr="60F5C565">
        <w:rPr>
          <w:i/>
          <w:iCs/>
          <w:lang w:val="de-DE"/>
        </w:rPr>
        <w:t>Zeitschrift für Erziehungswissenschaft</w:t>
      </w:r>
      <w:r w:rsidRPr="60F5C565">
        <w:rPr>
          <w:lang w:val="de-DE"/>
        </w:rPr>
        <w:t>.</w:t>
      </w:r>
    </w:p>
    <w:p w14:paraId="75BC8243" w14:textId="77777777" w:rsidR="002164AD" w:rsidRDefault="002164AD" w:rsidP="00786837">
      <w:pPr>
        <w:pStyle w:val="Literaturverzeichnis"/>
        <w:spacing w:line="276" w:lineRule="auto"/>
        <w:jc w:val="both"/>
      </w:pPr>
      <w:proofErr w:type="spellStart"/>
      <w:r w:rsidRPr="3C8EA469">
        <w:rPr>
          <w:lang w:val="de-DE"/>
        </w:rPr>
        <w:t>Bromme</w:t>
      </w:r>
      <w:proofErr w:type="spellEnd"/>
      <w:r w:rsidRPr="3C8EA469">
        <w:rPr>
          <w:lang w:val="de-DE"/>
        </w:rPr>
        <w:t xml:space="preserve">, R., Prenzel, M., &amp; Jäger, M. (2014). Empirische Bildungsforschung und evidenzbasierte Bildungspolitik. </w:t>
      </w:r>
      <w:r w:rsidRPr="3C8EA469">
        <w:rPr>
          <w:i/>
          <w:iCs/>
          <w:lang w:val="de-DE"/>
        </w:rPr>
        <w:t>Zeitschrift für Erziehungswissenschaft, 17</w:t>
      </w:r>
      <w:r w:rsidRPr="3C8EA469">
        <w:rPr>
          <w:lang w:val="de-DE"/>
        </w:rPr>
        <w:t xml:space="preserve">(4), 3–54. </w:t>
      </w:r>
    </w:p>
    <w:p w14:paraId="4E65DD3A" w14:textId="77777777" w:rsidR="000664D1" w:rsidRDefault="00281B32" w:rsidP="00786837">
      <w:pPr>
        <w:pStyle w:val="Literaturverzeichnis"/>
        <w:spacing w:line="276" w:lineRule="auto"/>
        <w:jc w:val="both"/>
      </w:pPr>
      <w:bookmarkStart w:id="34" w:name="ref-brooks2014"/>
      <w:bookmarkEnd w:id="33"/>
      <w:r w:rsidRPr="006F4C7F">
        <w:rPr>
          <w:lang w:val="de-DE"/>
        </w:rPr>
        <w:t xml:space="preserve">Brooks, M. E., Dalal, D. K., &amp; Nolan, K. P. (2014). </w:t>
      </w:r>
      <w:r w:rsidRPr="00F54146">
        <w:rPr>
          <w:lang w:val="en-US"/>
        </w:rPr>
        <w:t>Are common language effect sizes easier to understand than traditional effect sizes?</w:t>
      </w:r>
      <w:r w:rsidRPr="00074D57">
        <w:rPr>
          <w:lang w:val="en-US"/>
        </w:rPr>
        <w:t xml:space="preserve"> </w:t>
      </w:r>
      <w:r>
        <w:rPr>
          <w:i/>
          <w:iCs/>
        </w:rPr>
        <w:t xml:space="preserve">Journal </w:t>
      </w:r>
      <w:proofErr w:type="spellStart"/>
      <w:r>
        <w:rPr>
          <w:i/>
          <w:iCs/>
        </w:rPr>
        <w:t>of</w:t>
      </w:r>
      <w:proofErr w:type="spellEnd"/>
      <w:r>
        <w:rPr>
          <w:i/>
          <w:iCs/>
        </w:rPr>
        <w:t xml:space="preserve"> Applied </w:t>
      </w:r>
      <w:proofErr w:type="spellStart"/>
      <w:r>
        <w:rPr>
          <w:i/>
          <w:iCs/>
        </w:rPr>
        <w:t>Psychology</w:t>
      </w:r>
      <w:proofErr w:type="spellEnd"/>
      <w:r>
        <w:t xml:space="preserve">, </w:t>
      </w:r>
      <w:r>
        <w:rPr>
          <w:i/>
          <w:iCs/>
        </w:rPr>
        <w:t>99</w:t>
      </w:r>
      <w:r>
        <w:t>(2), 332–340.</w:t>
      </w:r>
    </w:p>
    <w:p w14:paraId="3D804160" w14:textId="08238E2C" w:rsidR="000664D1" w:rsidRDefault="00281B32" w:rsidP="00786837">
      <w:pPr>
        <w:pStyle w:val="Literaturverzeichnis"/>
        <w:spacing w:line="276" w:lineRule="auto"/>
        <w:jc w:val="both"/>
      </w:pPr>
      <w:bookmarkStart w:id="35" w:name="ref-bruegelmann2018"/>
      <w:bookmarkEnd w:id="34"/>
      <w:r w:rsidRPr="60F5C565">
        <w:rPr>
          <w:lang w:val="de-DE"/>
        </w:rPr>
        <w:t xml:space="preserve">Brügelmann, H. (2018). Unterrichts- und Schulentwicklung in Communities </w:t>
      </w:r>
      <w:proofErr w:type="spellStart"/>
      <w:r w:rsidRPr="60F5C565">
        <w:rPr>
          <w:lang w:val="de-DE"/>
        </w:rPr>
        <w:t>of</w:t>
      </w:r>
      <w:proofErr w:type="spellEnd"/>
      <w:r w:rsidRPr="60F5C565">
        <w:rPr>
          <w:lang w:val="de-DE"/>
        </w:rPr>
        <w:t xml:space="preserve"> Practice. In H. Barz (Hrsg.),</w:t>
      </w:r>
      <w:r w:rsidR="008565D2" w:rsidRPr="60F5C565">
        <w:rPr>
          <w:lang w:val="de-DE"/>
        </w:rPr>
        <w:t xml:space="preserve"> </w:t>
      </w:r>
      <w:r w:rsidR="008565D2" w:rsidRPr="60F5C565">
        <w:rPr>
          <w:i/>
          <w:iCs/>
          <w:lang w:val="de-DE"/>
        </w:rPr>
        <w:t>Handbuch Bildungsreform und Reformpädagogik</w:t>
      </w:r>
      <w:r w:rsidRPr="60F5C565">
        <w:rPr>
          <w:lang w:val="de-DE"/>
        </w:rPr>
        <w:t xml:space="preserve"> (S. 479–484). Springer Fachmedien.</w:t>
      </w:r>
    </w:p>
    <w:p w14:paraId="594A0733" w14:textId="081F9C29" w:rsidR="000664D1" w:rsidRDefault="00281B32" w:rsidP="00786837">
      <w:pPr>
        <w:pStyle w:val="Literaturverzeichnis"/>
        <w:spacing w:line="276" w:lineRule="auto"/>
        <w:jc w:val="both"/>
      </w:pPr>
      <w:bookmarkStart w:id="36" w:name="ref-bruhwiler2020"/>
      <w:bookmarkEnd w:id="35"/>
      <w:r w:rsidRPr="60F5C565">
        <w:rPr>
          <w:lang w:val="de-DE"/>
        </w:rPr>
        <w:t xml:space="preserve">Brühwiler, C., &amp; Leutwyler, B. (2020). Praxisrelevanz von Forschung als gemeinsame Aufgabe von Wissenschaft und Praxis: Entwurf eines Angebots-Nutzungs-Modells.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38</w:t>
      </w:r>
      <w:r w:rsidRPr="60F5C565">
        <w:rPr>
          <w:lang w:val="de-DE"/>
        </w:rPr>
        <w:t>(1), 21–36.</w:t>
      </w:r>
    </w:p>
    <w:p w14:paraId="59A988B7" w14:textId="6E394667" w:rsidR="000664D1" w:rsidRPr="00074D57" w:rsidRDefault="00281B32" w:rsidP="00786837">
      <w:pPr>
        <w:pStyle w:val="Literaturverzeichnis"/>
        <w:spacing w:line="276" w:lineRule="auto"/>
        <w:jc w:val="both"/>
        <w:rPr>
          <w:lang w:val="en-US"/>
        </w:rPr>
      </w:pPr>
      <w:bookmarkStart w:id="37" w:name="ref-bürkner2017"/>
      <w:bookmarkEnd w:id="36"/>
      <w:r>
        <w:t xml:space="preserve">Bürkner, P.-C. (2017). </w:t>
      </w:r>
      <w:proofErr w:type="spellStart"/>
      <w:r>
        <w:t>brms</w:t>
      </w:r>
      <w:proofErr w:type="spellEnd"/>
      <w:r>
        <w:t xml:space="preserve">: An R Package </w:t>
      </w:r>
      <w:proofErr w:type="spellStart"/>
      <w:r>
        <w:t>for</w:t>
      </w:r>
      <w:proofErr w:type="spellEnd"/>
      <w:r>
        <w:t xml:space="preserve"> </w:t>
      </w:r>
      <w:proofErr w:type="spellStart"/>
      <w:r>
        <w:t>Bayesian</w:t>
      </w:r>
      <w:proofErr w:type="spellEnd"/>
      <w:r>
        <w:t xml:space="preserve"> Multilevel Models </w:t>
      </w:r>
      <w:proofErr w:type="spellStart"/>
      <w:r>
        <w:t>Using</w:t>
      </w:r>
      <w:proofErr w:type="spellEnd"/>
      <w:r>
        <w:t xml:space="preserve"> Stan. </w:t>
      </w:r>
      <w:r w:rsidRPr="60F5C565">
        <w:rPr>
          <w:i/>
          <w:iCs/>
          <w:lang w:val="en-US"/>
        </w:rPr>
        <w:t>Journal of Statistical Software</w:t>
      </w:r>
      <w:r w:rsidRPr="60F5C565">
        <w:rPr>
          <w:lang w:val="en-US"/>
        </w:rPr>
        <w:t xml:space="preserve">, </w:t>
      </w:r>
      <w:r w:rsidRPr="60F5C565">
        <w:rPr>
          <w:i/>
          <w:iCs/>
          <w:lang w:val="en-US"/>
        </w:rPr>
        <w:t>80</w:t>
      </w:r>
      <w:r w:rsidRPr="60F5C565">
        <w:rPr>
          <w:lang w:val="en-US"/>
        </w:rPr>
        <w:t>(1)</w:t>
      </w:r>
      <w:ins w:id="38" w:author="hiwi.schulpaed@ife.uni-tuebingen.de" w:date="2025-02-13T09:38:00Z">
        <w:r w:rsidR="4B56D995" w:rsidRPr="60F5C565">
          <w:rPr>
            <w:lang w:val="en-US"/>
          </w:rPr>
          <w:t>,</w:t>
        </w:r>
        <w:commentRangeStart w:id="39"/>
        <w:commentRangeStart w:id="40"/>
        <w:r w:rsidR="4B56D995" w:rsidRPr="60F5C565">
          <w:rPr>
            <w:lang w:val="en-US"/>
          </w:rPr>
          <w:t xml:space="preserve"> </w:t>
        </w:r>
      </w:ins>
      <w:ins w:id="41" w:author="Kirstin Schmidt" w:date="2025-03-13T14:11:00Z" w16du:dateUtc="2025-03-13T13:11:00Z">
        <w:r w:rsidR="00336F21">
          <w:rPr>
            <w:lang w:val="en-US"/>
          </w:rPr>
          <w:t>1</w:t>
        </w:r>
      </w:ins>
      <w:ins w:id="42" w:author="hiwi.schulpaed@ife.uni-tuebingen.de" w:date="2025-02-13T09:38:00Z">
        <w:r w:rsidR="4B56D995" w:rsidRPr="006F4C7F">
          <w:rPr>
            <w:lang w:val="en-US"/>
          </w:rPr>
          <w:t>–</w:t>
        </w:r>
      </w:ins>
      <w:ins w:id="43" w:author="Kirstin Schmidt" w:date="2025-03-13T14:11:00Z" w16du:dateUtc="2025-03-13T13:11:00Z">
        <w:r w:rsidR="00336F21">
          <w:rPr>
            <w:lang w:val="en-US"/>
          </w:rPr>
          <w:t>28</w:t>
        </w:r>
      </w:ins>
      <w:r w:rsidRPr="60F5C565">
        <w:rPr>
          <w:lang w:val="en-US"/>
        </w:rPr>
        <w:t>.</w:t>
      </w:r>
      <w:commentRangeEnd w:id="39"/>
      <w:r>
        <w:commentReference w:id="39"/>
      </w:r>
      <w:commentRangeEnd w:id="40"/>
      <w:r w:rsidR="001E5B2E">
        <w:rPr>
          <w:rStyle w:val="Kommentarzeichen"/>
        </w:rPr>
        <w:commentReference w:id="40"/>
      </w:r>
    </w:p>
    <w:p w14:paraId="4FDB8B04" w14:textId="77777777" w:rsidR="000664D1" w:rsidRPr="00074D57" w:rsidRDefault="00281B32" w:rsidP="00786837">
      <w:pPr>
        <w:pStyle w:val="Literaturverzeichnis"/>
        <w:spacing w:line="276" w:lineRule="auto"/>
        <w:jc w:val="both"/>
        <w:rPr>
          <w:lang w:val="en-US"/>
        </w:rPr>
      </w:pPr>
      <w:bookmarkStart w:id="44" w:name="ref-zotero-8935"/>
      <w:bookmarkEnd w:id="37"/>
      <w:r w:rsidRPr="00074D57">
        <w:rPr>
          <w:lang w:val="en-US"/>
        </w:rPr>
        <w:t xml:space="preserve">Clearing House </w:t>
      </w:r>
      <w:proofErr w:type="spellStart"/>
      <w:r w:rsidRPr="00074D57">
        <w:rPr>
          <w:lang w:val="en-US"/>
        </w:rPr>
        <w:t>Unterricht</w:t>
      </w:r>
      <w:proofErr w:type="spellEnd"/>
      <w:r w:rsidRPr="00074D57">
        <w:rPr>
          <w:lang w:val="en-US"/>
        </w:rPr>
        <w:t xml:space="preserve"> Academy. (2025). Clearing House </w:t>
      </w:r>
      <w:proofErr w:type="spellStart"/>
      <w:r w:rsidRPr="00074D57">
        <w:rPr>
          <w:lang w:val="en-US"/>
        </w:rPr>
        <w:t>Unterricht</w:t>
      </w:r>
      <w:proofErr w:type="spellEnd"/>
      <w:r w:rsidRPr="00074D57">
        <w:rPr>
          <w:lang w:val="en-US"/>
        </w:rPr>
        <w:t xml:space="preserve"> Academy. </w:t>
      </w:r>
      <w:proofErr w:type="spellStart"/>
      <w:r w:rsidRPr="00074D57">
        <w:rPr>
          <w:lang w:val="en-US"/>
        </w:rPr>
        <w:t>Abgerufen</w:t>
      </w:r>
      <w:proofErr w:type="spellEnd"/>
      <w:r w:rsidRPr="00074D57">
        <w:rPr>
          <w:lang w:val="en-US"/>
        </w:rPr>
        <w:t xml:space="preserve"> </w:t>
      </w:r>
      <w:r w:rsidR="008565D2">
        <w:rPr>
          <w:lang w:val="en-US"/>
        </w:rPr>
        <w:t xml:space="preserve">am </w:t>
      </w:r>
      <w:r w:rsidRPr="00074D57">
        <w:rPr>
          <w:lang w:val="en-US"/>
        </w:rPr>
        <w:t xml:space="preserve">23. </w:t>
      </w:r>
      <w:proofErr w:type="spellStart"/>
      <w:r w:rsidRPr="00074D57">
        <w:rPr>
          <w:lang w:val="en-US"/>
        </w:rPr>
        <w:t>Januar</w:t>
      </w:r>
      <w:proofErr w:type="spellEnd"/>
      <w:r w:rsidRPr="00074D57">
        <w:rPr>
          <w:lang w:val="en-US"/>
        </w:rPr>
        <w:t xml:space="preserve"> 2025, von </w:t>
      </w:r>
      <w:r w:rsidRPr="00F54146">
        <w:rPr>
          <w:lang w:val="en-US"/>
        </w:rPr>
        <w:t>https://clearinghouse-academy.de/</w:t>
      </w:r>
    </w:p>
    <w:p w14:paraId="50BC1AC2" w14:textId="77777777" w:rsidR="000664D1" w:rsidRDefault="00281B32" w:rsidP="00786837">
      <w:pPr>
        <w:pStyle w:val="Literaturverzeichnis"/>
        <w:spacing w:line="276" w:lineRule="auto"/>
        <w:jc w:val="both"/>
      </w:pPr>
      <w:bookmarkStart w:id="45" w:name="ref-eurlex2024"/>
      <w:bookmarkEnd w:id="44"/>
      <w:r w:rsidRPr="00074D57">
        <w:rPr>
          <w:lang w:val="en-US"/>
        </w:rPr>
        <w:t xml:space="preserve">Council of the European Union. (2024). Council conclusions on promoting evidence-informed policy and practice in education and training to achieve the European Education Area. </w:t>
      </w:r>
      <w:r>
        <w:t xml:space="preserve">Abgerufen </w:t>
      </w:r>
      <w:r w:rsidR="008565D2">
        <w:t xml:space="preserve">am 31.01.2025 </w:t>
      </w:r>
      <w:r>
        <w:t xml:space="preserve">von </w:t>
      </w:r>
      <w:r w:rsidRPr="00F54146">
        <w:t>https://eur-lex.europa.eu/legal-content/EN/TXT/PDF/?uri=OJ:C_202403642</w:t>
      </w:r>
    </w:p>
    <w:p w14:paraId="7DFEE4D2" w14:textId="2BD20DFA" w:rsidR="000664D1" w:rsidRDefault="00281B32" w:rsidP="00786837">
      <w:pPr>
        <w:pStyle w:val="Literaturverzeichnis"/>
        <w:spacing w:line="276" w:lineRule="auto"/>
        <w:jc w:val="both"/>
      </w:pPr>
      <w:bookmarkStart w:id="46" w:name="ref-dewe1992"/>
      <w:bookmarkEnd w:id="45"/>
      <w:proofErr w:type="spellStart"/>
      <w:r w:rsidRPr="60F5C565">
        <w:rPr>
          <w:lang w:val="de-DE"/>
        </w:rPr>
        <w:t>Dewe</w:t>
      </w:r>
      <w:proofErr w:type="spellEnd"/>
      <w:r w:rsidRPr="60F5C565">
        <w:rPr>
          <w:lang w:val="de-DE"/>
        </w:rPr>
        <w:t xml:space="preserve">, B., </w:t>
      </w:r>
      <w:proofErr w:type="spellStart"/>
      <w:r w:rsidRPr="60F5C565">
        <w:rPr>
          <w:lang w:val="de-DE"/>
        </w:rPr>
        <w:t>Ferchhoff</w:t>
      </w:r>
      <w:proofErr w:type="spellEnd"/>
      <w:r w:rsidRPr="60F5C565">
        <w:rPr>
          <w:lang w:val="de-DE"/>
        </w:rPr>
        <w:t xml:space="preserve">, W., &amp; Radtke, F.-O. (1992). Das ,,Professionswissen“ von Pädagogen. In B. </w:t>
      </w:r>
      <w:proofErr w:type="spellStart"/>
      <w:r w:rsidRPr="60F5C565">
        <w:rPr>
          <w:lang w:val="de-DE"/>
        </w:rPr>
        <w:t>Dewe</w:t>
      </w:r>
      <w:proofErr w:type="spellEnd"/>
      <w:r w:rsidRPr="60F5C565">
        <w:rPr>
          <w:lang w:val="de-DE"/>
        </w:rPr>
        <w:t xml:space="preserve">, W. </w:t>
      </w:r>
      <w:proofErr w:type="spellStart"/>
      <w:r w:rsidRPr="60F5C565">
        <w:rPr>
          <w:lang w:val="de-DE"/>
        </w:rPr>
        <w:t>Ferchhoff</w:t>
      </w:r>
      <w:proofErr w:type="spellEnd"/>
      <w:r w:rsidRPr="60F5C565">
        <w:rPr>
          <w:lang w:val="de-DE"/>
        </w:rPr>
        <w:t>, &amp; F. Olaf-Radtke (Hrsg.),</w:t>
      </w:r>
      <w:r w:rsidR="008565D2" w:rsidRPr="60F5C565">
        <w:rPr>
          <w:lang w:val="de-DE"/>
        </w:rPr>
        <w:t xml:space="preserve"> </w:t>
      </w:r>
      <w:r w:rsidR="008565D2" w:rsidRPr="60F5C565">
        <w:rPr>
          <w:i/>
          <w:iCs/>
          <w:lang w:val="de-DE"/>
        </w:rPr>
        <w:t>Erziehen als Profession</w:t>
      </w:r>
      <w:r w:rsidR="008565D2" w:rsidRPr="60F5C565">
        <w:rPr>
          <w:lang w:val="de-DE"/>
        </w:rPr>
        <w:t xml:space="preserve"> </w:t>
      </w:r>
      <w:r w:rsidRPr="60F5C565">
        <w:rPr>
          <w:lang w:val="de-DE"/>
        </w:rPr>
        <w:t>(S. 70–91). VS Verlag für Sozialwissenschaften.</w:t>
      </w:r>
    </w:p>
    <w:p w14:paraId="037242CF" w14:textId="28F27976" w:rsidR="000664D1" w:rsidRPr="00623061" w:rsidRDefault="00281B32" w:rsidP="00786837">
      <w:pPr>
        <w:pStyle w:val="Literaturverzeichnis"/>
        <w:spacing w:line="276" w:lineRule="auto"/>
        <w:jc w:val="both"/>
        <w:rPr>
          <w:lang w:val="en-US"/>
        </w:rPr>
      </w:pPr>
      <w:bookmarkStart w:id="47" w:name="ref-döring2016"/>
      <w:bookmarkEnd w:id="46"/>
      <w:r>
        <w:t xml:space="preserve">Döring, N., &amp; Bortz, J. (2016). </w:t>
      </w:r>
      <w:r w:rsidRPr="60F5C565">
        <w:rPr>
          <w:i/>
          <w:iCs/>
        </w:rPr>
        <w:t>Forschungsmethoden und Evaluation in den Sozial- und Humanwissenschaften</w:t>
      </w:r>
      <w:r>
        <w:t xml:space="preserve"> (5. </w:t>
      </w:r>
      <w:proofErr w:type="spellStart"/>
      <w:r w:rsidRPr="60F5C565">
        <w:rPr>
          <w:lang w:val="en-US"/>
        </w:rPr>
        <w:t>Aufl</w:t>
      </w:r>
      <w:proofErr w:type="spellEnd"/>
      <w:r w:rsidRPr="60F5C565">
        <w:rPr>
          <w:lang w:val="en-US"/>
        </w:rPr>
        <w:t xml:space="preserve">.). Springer. </w:t>
      </w:r>
    </w:p>
    <w:p w14:paraId="33161F74" w14:textId="77777777" w:rsidR="000664D1" w:rsidRPr="00074D57" w:rsidRDefault="00281B32" w:rsidP="00786837">
      <w:pPr>
        <w:pStyle w:val="Literaturverzeichnis"/>
        <w:spacing w:line="276" w:lineRule="auto"/>
        <w:jc w:val="both"/>
        <w:rPr>
          <w:lang w:val="en-US"/>
        </w:rPr>
      </w:pPr>
      <w:bookmarkStart w:id="48" w:name="ref-franconeri2021"/>
      <w:bookmarkEnd w:id="47"/>
      <w:proofErr w:type="spellStart"/>
      <w:r w:rsidRPr="00074D57">
        <w:rPr>
          <w:lang w:val="en-US"/>
        </w:rPr>
        <w:t>Franconeri</w:t>
      </w:r>
      <w:proofErr w:type="spellEnd"/>
      <w:r w:rsidRPr="00074D57">
        <w:rPr>
          <w:lang w:val="en-US"/>
        </w:rPr>
        <w:t xml:space="preserve">, S. L., Padilla, L. M., Shah, P., Zacks, J. M., &amp; Hullman, J. (2021). </w:t>
      </w:r>
      <w:r w:rsidRPr="00F54146">
        <w:rPr>
          <w:lang w:val="en-US"/>
        </w:rPr>
        <w:t>The science of visual data communication: What works</w:t>
      </w:r>
      <w:r w:rsidRPr="00074D57">
        <w:rPr>
          <w:lang w:val="en-US"/>
        </w:rPr>
        <w:t xml:space="preserve">. </w:t>
      </w:r>
      <w:r w:rsidRPr="00074D57">
        <w:rPr>
          <w:i/>
          <w:iCs/>
          <w:lang w:val="en-US"/>
        </w:rPr>
        <w:t>Psychological Science in the Public Interest</w:t>
      </w:r>
      <w:r w:rsidRPr="00074D57">
        <w:rPr>
          <w:lang w:val="en-US"/>
        </w:rPr>
        <w:t xml:space="preserve">, </w:t>
      </w:r>
      <w:r w:rsidRPr="00074D57">
        <w:rPr>
          <w:i/>
          <w:iCs/>
          <w:lang w:val="en-US"/>
        </w:rPr>
        <w:t>22</w:t>
      </w:r>
      <w:r w:rsidRPr="00074D57">
        <w:rPr>
          <w:lang w:val="en-US"/>
        </w:rPr>
        <w:t>(3), 110–161.</w:t>
      </w:r>
    </w:p>
    <w:p w14:paraId="33877A16" w14:textId="4FDCEB73" w:rsidR="000664D1" w:rsidRPr="00074D57" w:rsidRDefault="00281B32" w:rsidP="00786837">
      <w:pPr>
        <w:pStyle w:val="Literaturverzeichnis"/>
        <w:spacing w:line="276" w:lineRule="auto"/>
        <w:jc w:val="both"/>
        <w:rPr>
          <w:lang w:val="en-US"/>
        </w:rPr>
      </w:pPr>
      <w:bookmarkStart w:id="49" w:name="ref-friel2001"/>
      <w:bookmarkEnd w:id="48"/>
      <w:r w:rsidRPr="60F5C565">
        <w:rPr>
          <w:lang w:val="en-US"/>
        </w:rPr>
        <w:t xml:space="preserve">Friel, S. N., Curcio, F. R., &amp; Bright, G. W. (2001). Making sense of graphs: Critical factors influencing comprehension and instructional implications. </w:t>
      </w:r>
      <w:r w:rsidRPr="60F5C565">
        <w:rPr>
          <w:i/>
          <w:iCs/>
          <w:lang w:val="en-US"/>
        </w:rPr>
        <w:t>Journal for Research in Mathematics Education</w:t>
      </w:r>
      <w:r w:rsidRPr="60F5C565">
        <w:rPr>
          <w:lang w:val="en-US"/>
        </w:rPr>
        <w:t xml:space="preserve">, </w:t>
      </w:r>
      <w:r w:rsidRPr="60F5C565">
        <w:rPr>
          <w:i/>
          <w:iCs/>
          <w:lang w:val="en-US"/>
        </w:rPr>
        <w:t>32</w:t>
      </w:r>
      <w:r w:rsidRPr="60F5C565">
        <w:rPr>
          <w:lang w:val="en-US"/>
        </w:rPr>
        <w:t xml:space="preserve">(2), </w:t>
      </w:r>
      <w:commentRangeStart w:id="50"/>
      <w:commentRangeStart w:id="51"/>
      <w:r w:rsidRPr="60F5C565">
        <w:rPr>
          <w:lang w:val="en-US"/>
        </w:rPr>
        <w:t>124</w:t>
      </w:r>
      <w:commentRangeEnd w:id="50"/>
      <w:r>
        <w:commentReference w:id="50"/>
      </w:r>
      <w:commentRangeEnd w:id="51"/>
      <w:r w:rsidR="001E5B2E">
        <w:rPr>
          <w:rStyle w:val="Kommentarzeichen"/>
        </w:rPr>
        <w:commentReference w:id="51"/>
      </w:r>
      <w:ins w:id="52" w:author="Kirstin Schmidt" w:date="2025-03-13T14:13:00Z" w16du:dateUtc="2025-03-13T13:13:00Z">
        <w:r w:rsidR="00336F21" w:rsidRPr="00336F21">
          <w:rPr>
            <w:lang w:val="en-US"/>
          </w:rPr>
          <w:t xml:space="preserve"> </w:t>
        </w:r>
        <w:r w:rsidR="00336F21" w:rsidRPr="006F4C7F">
          <w:rPr>
            <w:lang w:val="en-US"/>
          </w:rPr>
          <w:t>–</w:t>
        </w:r>
        <w:r w:rsidR="00336F21">
          <w:rPr>
            <w:lang w:val="en-US"/>
          </w:rPr>
          <w:t>158</w:t>
        </w:r>
      </w:ins>
      <w:r w:rsidRPr="60F5C565">
        <w:rPr>
          <w:lang w:val="en-US"/>
        </w:rPr>
        <w:t>.</w:t>
      </w:r>
    </w:p>
    <w:p w14:paraId="32E46F2F" w14:textId="77777777" w:rsidR="000664D1" w:rsidRPr="00074D57" w:rsidRDefault="00281B32" w:rsidP="00786837">
      <w:pPr>
        <w:pStyle w:val="Literaturverzeichnis"/>
        <w:spacing w:line="276" w:lineRule="auto"/>
        <w:jc w:val="both"/>
        <w:rPr>
          <w:lang w:val="en-US"/>
        </w:rPr>
      </w:pPr>
      <w:bookmarkStart w:id="53" w:name="ref-frischkorn2023"/>
      <w:bookmarkEnd w:id="49"/>
      <w:r w:rsidRPr="00623061">
        <w:rPr>
          <w:lang w:val="en-US"/>
        </w:rPr>
        <w:t xml:space="preserve">Frischkorn, G. T., &amp; Popov, V. (2023). </w:t>
      </w:r>
      <w:r w:rsidRPr="00527A3F">
        <w:rPr>
          <w:i/>
          <w:iCs/>
          <w:lang w:val="en-US"/>
        </w:rPr>
        <w:t>A Tutorial for Estimating Bayesian Hierarchical Mixture Models for Visual Working Memory Tasks: Introducing the Bayesian Measurement Modeling (</w:t>
      </w:r>
      <w:proofErr w:type="spellStart"/>
      <w:r w:rsidRPr="00527A3F">
        <w:rPr>
          <w:i/>
          <w:iCs/>
          <w:lang w:val="en-US"/>
        </w:rPr>
        <w:t>bmm</w:t>
      </w:r>
      <w:proofErr w:type="spellEnd"/>
      <w:r w:rsidRPr="00527A3F">
        <w:rPr>
          <w:i/>
          <w:iCs/>
          <w:lang w:val="en-US"/>
        </w:rPr>
        <w:t>) Package for R</w:t>
      </w:r>
      <w:r w:rsidRPr="00074D57">
        <w:rPr>
          <w:lang w:val="en-US"/>
        </w:rPr>
        <w:t>.</w:t>
      </w:r>
      <w:r w:rsidR="008565D2">
        <w:rPr>
          <w:lang w:val="en-US"/>
        </w:rPr>
        <w:t xml:space="preserve"> </w:t>
      </w:r>
      <w:proofErr w:type="spellStart"/>
      <w:r w:rsidR="008565D2" w:rsidRPr="008565D2">
        <w:rPr>
          <w:lang w:val="en-US"/>
        </w:rPr>
        <w:t>PsyArXiv</w:t>
      </w:r>
      <w:proofErr w:type="spellEnd"/>
      <w:r w:rsidR="008565D2" w:rsidRPr="008565D2">
        <w:rPr>
          <w:lang w:val="en-US"/>
        </w:rPr>
        <w:t>.</w:t>
      </w:r>
      <w:r w:rsidR="008565D2">
        <w:rPr>
          <w:lang w:val="en-US"/>
        </w:rPr>
        <w:t xml:space="preserve"> </w:t>
      </w:r>
      <w:r w:rsidR="008565D2" w:rsidRPr="008565D2">
        <w:rPr>
          <w:lang w:val="en-US"/>
        </w:rPr>
        <w:t>https://doi.org/</w:t>
      </w:r>
      <w:r w:rsidR="008565D2" w:rsidRPr="00623061">
        <w:rPr>
          <w:lang w:val="en-US"/>
        </w:rPr>
        <w:t xml:space="preserve"> </w:t>
      </w:r>
      <w:r w:rsidR="008565D2" w:rsidRPr="008565D2">
        <w:rPr>
          <w:lang w:val="en-US"/>
        </w:rPr>
        <w:t>10.1007/978-3-663-09988-8_5</w:t>
      </w:r>
    </w:p>
    <w:p w14:paraId="51857128" w14:textId="77777777" w:rsidR="002C4763" w:rsidRPr="002C4763" w:rsidRDefault="002C4763" w:rsidP="00786837">
      <w:pPr>
        <w:pStyle w:val="Literaturverzeichnis"/>
        <w:spacing w:line="276" w:lineRule="auto"/>
        <w:jc w:val="both"/>
        <w:rPr>
          <w:lang w:val="de-DE"/>
        </w:rPr>
      </w:pPr>
      <w:bookmarkStart w:id="54" w:name="ref-garnier2023"/>
      <w:bookmarkEnd w:id="53"/>
      <w:r w:rsidRPr="002C4763">
        <w:rPr>
          <w:lang w:val="en-US"/>
        </w:rPr>
        <w:lastRenderedPageBreak/>
        <w:t xml:space="preserve">Garnier, S., Ross, N., </w:t>
      </w:r>
      <w:proofErr w:type="spellStart"/>
      <w:r w:rsidRPr="002C4763">
        <w:rPr>
          <w:lang w:val="en-US"/>
        </w:rPr>
        <w:t>BoB</w:t>
      </w:r>
      <w:proofErr w:type="spellEnd"/>
      <w:r w:rsidRPr="002C4763">
        <w:rPr>
          <w:lang w:val="en-US"/>
        </w:rPr>
        <w:t xml:space="preserve"> Rudis, Filipovic-Pierucci, A., </w:t>
      </w:r>
      <w:proofErr w:type="spellStart"/>
      <w:r w:rsidRPr="002C4763">
        <w:rPr>
          <w:lang w:val="en-US"/>
        </w:rPr>
        <w:t>Galili</w:t>
      </w:r>
      <w:proofErr w:type="spellEnd"/>
      <w:r w:rsidRPr="002C4763">
        <w:rPr>
          <w:lang w:val="en-US"/>
        </w:rPr>
        <w:t xml:space="preserve">, T., </w:t>
      </w:r>
      <w:proofErr w:type="spellStart"/>
      <w:r w:rsidRPr="002C4763">
        <w:rPr>
          <w:lang w:val="en-US"/>
        </w:rPr>
        <w:t>Timelyportfolio</w:t>
      </w:r>
      <w:proofErr w:type="spellEnd"/>
      <w:r w:rsidRPr="002C4763">
        <w:rPr>
          <w:lang w:val="en-US"/>
        </w:rPr>
        <w:t xml:space="preserve">, … </w:t>
      </w:r>
      <w:r w:rsidRPr="002C4763">
        <w:rPr>
          <w:lang w:val="de-DE"/>
        </w:rPr>
        <w:t xml:space="preserve">JJ Chen. </w:t>
      </w:r>
      <w:r w:rsidRPr="002C4763">
        <w:t xml:space="preserve"> (2023). </w:t>
      </w:r>
      <w:r w:rsidRPr="002C4763">
        <w:rPr>
          <w:i/>
          <w:iCs/>
          <w:lang w:val="de-DE"/>
        </w:rPr>
        <w:t>viridis</w:t>
      </w:r>
      <w:r w:rsidRPr="002C4763">
        <w:t xml:space="preserve"> (Version </w:t>
      </w:r>
      <w:r w:rsidRPr="002C4763">
        <w:rPr>
          <w:i/>
          <w:iCs/>
          <w:lang w:val="de-DE"/>
        </w:rPr>
        <w:t>v0.6.3</w:t>
      </w:r>
      <w:r w:rsidRPr="002C4763">
        <w:rPr>
          <w:lang w:val="de-DE"/>
        </w:rPr>
        <w:t>.</w:t>
      </w:r>
      <w:r w:rsidRPr="002C4763">
        <w:t xml:space="preserve">) [Computer </w:t>
      </w:r>
      <w:proofErr w:type="spellStart"/>
      <w:r w:rsidRPr="002C4763">
        <w:t>software</w:t>
      </w:r>
      <w:proofErr w:type="spellEnd"/>
      <w:r w:rsidRPr="002C4763">
        <w:t>]. CRAN. https://CRAN.R-project.org/package=</w:t>
      </w:r>
      <w:r>
        <w:t>viridis</w:t>
      </w:r>
    </w:p>
    <w:p w14:paraId="23B9DB1A" w14:textId="1E1CB1F2" w:rsidR="000664D1" w:rsidRPr="00547535" w:rsidRDefault="00281B32" w:rsidP="00786837">
      <w:pPr>
        <w:pStyle w:val="Literaturverzeichnis"/>
        <w:spacing w:line="276" w:lineRule="auto"/>
        <w:jc w:val="both"/>
        <w:rPr>
          <w:lang w:val="en-US"/>
        </w:rPr>
      </w:pPr>
      <w:bookmarkStart w:id="55" w:name="ref-gigerenzer2005"/>
      <w:bookmarkEnd w:id="54"/>
      <w:r w:rsidRPr="002C4763">
        <w:rPr>
          <w:lang w:val="de-DE"/>
        </w:rPr>
        <w:t xml:space="preserve">Gigerenzer, G., Hertwig, R., Van Den Broek, E., </w:t>
      </w:r>
      <w:proofErr w:type="spellStart"/>
      <w:r w:rsidRPr="002C4763">
        <w:rPr>
          <w:lang w:val="de-DE"/>
        </w:rPr>
        <w:t>Fasolo</w:t>
      </w:r>
      <w:proofErr w:type="spellEnd"/>
      <w:r w:rsidRPr="002C4763">
        <w:rPr>
          <w:lang w:val="de-DE"/>
        </w:rPr>
        <w:t xml:space="preserve">, B., &amp; </w:t>
      </w:r>
      <w:proofErr w:type="spellStart"/>
      <w:r w:rsidRPr="002C4763">
        <w:rPr>
          <w:lang w:val="de-DE"/>
        </w:rPr>
        <w:t>Katsikopoulos</w:t>
      </w:r>
      <w:proofErr w:type="spellEnd"/>
      <w:r w:rsidRPr="002C4763">
        <w:rPr>
          <w:lang w:val="de-DE"/>
        </w:rPr>
        <w:t xml:space="preserve">, K. V. (2005). </w:t>
      </w:r>
      <w:ins w:id="56" w:author="Kirstin Schmidt" w:date="2025-03-13T14:29:00Z" w16du:dateUtc="2025-03-13T13:29:00Z">
        <w:r w:rsidR="001E5B2E">
          <w:rPr>
            <w:lang w:val="en-US"/>
          </w:rPr>
          <w:t>“</w:t>
        </w:r>
        <w:r w:rsidR="001E5B2E" w:rsidRPr="001E5B2E">
          <w:rPr>
            <w:lang w:val="en-US"/>
            <w:rPrChange w:id="57" w:author="Kirstin Schmidt" w:date="2025-03-13T14:29:00Z" w16du:dateUtc="2025-03-13T13:29:00Z">
              <w:rPr>
                <w:lang w:val="de-DE"/>
              </w:rPr>
            </w:rPrChange>
          </w:rPr>
          <w:t>A 30% Chane of Rain Tomorrow</w:t>
        </w:r>
      </w:ins>
      <w:ins w:id="58" w:author="Kirstin Schmidt" w:date="2025-03-13T14:30:00Z" w16du:dateUtc="2025-03-13T13:30:00Z">
        <w:r w:rsidR="001E5B2E">
          <w:rPr>
            <w:lang w:val="en-US"/>
          </w:rPr>
          <w:t>”</w:t>
        </w:r>
      </w:ins>
      <w:ins w:id="59" w:author="Kirstin Schmidt" w:date="2025-03-13T14:29:00Z" w16du:dateUtc="2025-03-13T13:29:00Z">
        <w:r w:rsidR="001E5B2E" w:rsidRPr="001E5B2E">
          <w:rPr>
            <w:lang w:val="en-US"/>
            <w:rPrChange w:id="60" w:author="Kirstin Schmidt" w:date="2025-03-13T14:29:00Z" w16du:dateUtc="2025-03-13T13:29:00Z">
              <w:rPr>
                <w:lang w:val="de-DE"/>
              </w:rPr>
            </w:rPrChange>
          </w:rPr>
          <w:t>: How Does the Public Understand Probabi</w:t>
        </w:r>
        <w:r w:rsidR="001E5B2E">
          <w:rPr>
            <w:lang w:val="en-US"/>
          </w:rPr>
          <w:t xml:space="preserve">listic Weather </w:t>
        </w:r>
        <w:proofErr w:type="gramStart"/>
        <w:r w:rsidR="001E5B2E">
          <w:rPr>
            <w:lang w:val="en-US"/>
          </w:rPr>
          <w:t>Forecasts?.</w:t>
        </w:r>
        <w:proofErr w:type="gramEnd"/>
        <w:r w:rsidR="001E5B2E">
          <w:rPr>
            <w:lang w:val="en-US"/>
          </w:rPr>
          <w:t xml:space="preserve"> </w:t>
        </w:r>
      </w:ins>
      <w:r w:rsidRPr="00074D57">
        <w:rPr>
          <w:i/>
          <w:iCs/>
          <w:lang w:val="en-US"/>
        </w:rPr>
        <w:t>Risk Analysis</w:t>
      </w:r>
      <w:r w:rsidRPr="00074D57">
        <w:rPr>
          <w:lang w:val="en-US"/>
        </w:rPr>
        <w:t xml:space="preserve">, </w:t>
      </w:r>
      <w:r w:rsidRPr="00074D57">
        <w:rPr>
          <w:i/>
          <w:iCs/>
          <w:lang w:val="en-US"/>
        </w:rPr>
        <w:t>25</w:t>
      </w:r>
      <w:r w:rsidRPr="00074D57">
        <w:rPr>
          <w:lang w:val="en-US"/>
        </w:rPr>
        <w:t>(3), 623–629.</w:t>
      </w:r>
    </w:p>
    <w:p w14:paraId="31C5954F" w14:textId="77777777" w:rsidR="000664D1" w:rsidRPr="00074D57" w:rsidRDefault="00281B32" w:rsidP="00786837">
      <w:pPr>
        <w:pStyle w:val="Literaturverzeichnis"/>
        <w:spacing w:line="276" w:lineRule="auto"/>
        <w:jc w:val="both"/>
        <w:rPr>
          <w:lang w:val="en-US"/>
        </w:rPr>
      </w:pPr>
      <w:bookmarkStart w:id="61" w:name="ref-grice2020"/>
      <w:bookmarkEnd w:id="55"/>
      <w:r w:rsidRPr="00074D57">
        <w:rPr>
          <w:lang w:val="en-US"/>
        </w:rPr>
        <w:t xml:space="preserve">Grice, J. W., Medellin, E., Jones, I., Horvath, S., McDaniel, H., </w:t>
      </w:r>
      <w:proofErr w:type="spellStart"/>
      <w:r w:rsidRPr="00074D57">
        <w:rPr>
          <w:lang w:val="en-US"/>
        </w:rPr>
        <w:t>O’lansen</w:t>
      </w:r>
      <w:proofErr w:type="spellEnd"/>
      <w:r w:rsidRPr="00074D57">
        <w:rPr>
          <w:lang w:val="en-US"/>
        </w:rPr>
        <w:t xml:space="preserve">, C., &amp; Baker, M. (2020). </w:t>
      </w:r>
      <w:r w:rsidRPr="00F54146">
        <w:rPr>
          <w:lang w:val="en-US"/>
        </w:rPr>
        <w:t>Persons as Effect Sizes</w:t>
      </w:r>
      <w:r w:rsidRPr="00074D57">
        <w:rPr>
          <w:lang w:val="en-US"/>
        </w:rPr>
        <w:t xml:space="preserve">. </w:t>
      </w:r>
      <w:r w:rsidRPr="00074D57">
        <w:rPr>
          <w:i/>
          <w:iCs/>
          <w:lang w:val="en-US"/>
        </w:rPr>
        <w:t>Advances in Methods and Practices in Psychological Science</w:t>
      </w:r>
      <w:r w:rsidRPr="00074D57">
        <w:rPr>
          <w:lang w:val="en-US"/>
        </w:rPr>
        <w:t xml:space="preserve">, </w:t>
      </w:r>
      <w:r w:rsidRPr="00074D57">
        <w:rPr>
          <w:i/>
          <w:iCs/>
          <w:lang w:val="en-US"/>
        </w:rPr>
        <w:t>3</w:t>
      </w:r>
      <w:r w:rsidRPr="00074D57">
        <w:rPr>
          <w:lang w:val="en-US"/>
        </w:rPr>
        <w:t>(4), 443–455.</w:t>
      </w:r>
    </w:p>
    <w:p w14:paraId="64B3BD4F" w14:textId="57E64198" w:rsidR="000664D1" w:rsidRPr="00074D57" w:rsidRDefault="00281B32" w:rsidP="00786837">
      <w:pPr>
        <w:pStyle w:val="Literaturverzeichnis"/>
        <w:spacing w:line="276" w:lineRule="auto"/>
        <w:jc w:val="both"/>
        <w:rPr>
          <w:lang w:val="en-US"/>
        </w:rPr>
      </w:pPr>
      <w:bookmarkStart w:id="62" w:name="ref-großophoff2023"/>
      <w:bookmarkEnd w:id="61"/>
      <w:proofErr w:type="spellStart"/>
      <w:r w:rsidRPr="60F5C565">
        <w:rPr>
          <w:lang w:val="en-US"/>
        </w:rPr>
        <w:t>Groß</w:t>
      </w:r>
      <w:proofErr w:type="spellEnd"/>
      <w:r w:rsidRPr="60F5C565">
        <w:rPr>
          <w:lang w:val="en-US"/>
        </w:rPr>
        <w:t xml:space="preserve"> Ophoff, J., Brown, C., &amp; Helm, C. (2023). Do pupils at research-informed schools actually perform better? Findings from a study at English schools. </w:t>
      </w:r>
      <w:r w:rsidRPr="60F5C565">
        <w:rPr>
          <w:i/>
          <w:iCs/>
          <w:lang w:val="en-US"/>
        </w:rPr>
        <w:t>Frontiers in Education</w:t>
      </w:r>
      <w:r w:rsidRPr="60F5C565">
        <w:rPr>
          <w:lang w:val="en-US"/>
        </w:rPr>
        <w:t xml:space="preserve">, </w:t>
      </w:r>
      <w:r w:rsidRPr="60F5C565">
        <w:rPr>
          <w:i/>
          <w:iCs/>
          <w:lang w:val="en-US"/>
        </w:rPr>
        <w:t>7</w:t>
      </w:r>
      <w:r w:rsidRPr="60F5C565">
        <w:rPr>
          <w:lang w:val="en-US"/>
        </w:rPr>
        <w:t>,</w:t>
      </w:r>
      <w:r w:rsidR="49F539DA" w:rsidRPr="60F5C565">
        <w:rPr>
          <w:lang w:val="en-US"/>
        </w:rPr>
        <w:t xml:space="preserve"> </w:t>
      </w:r>
      <w:r w:rsidRPr="60F5C565">
        <w:rPr>
          <w:lang w:val="en-US"/>
        </w:rPr>
        <w:t>1011241.</w:t>
      </w:r>
    </w:p>
    <w:p w14:paraId="0A2B26D5" w14:textId="7BD1BD01" w:rsidR="000664D1" w:rsidRDefault="00281B32" w:rsidP="00786837">
      <w:pPr>
        <w:pStyle w:val="Literaturverzeichnis"/>
        <w:spacing w:line="276" w:lineRule="auto"/>
        <w:jc w:val="both"/>
      </w:pPr>
      <w:bookmarkStart w:id="63" w:name="ref-hau2012"/>
      <w:bookmarkEnd w:id="62"/>
      <w:r w:rsidRPr="60F5C565">
        <w:rPr>
          <w:lang w:val="de-DE"/>
        </w:rPr>
        <w:t xml:space="preserve">Hau, R., Martini, U., &amp; Dralle, A. (2012). </w:t>
      </w:r>
      <w:proofErr w:type="gramStart"/>
      <w:r w:rsidRPr="60F5C565">
        <w:rPr>
          <w:i/>
          <w:iCs/>
          <w:lang w:val="de-DE"/>
        </w:rPr>
        <w:t>PONS Wörterbuch</w:t>
      </w:r>
      <w:proofErr w:type="gramEnd"/>
      <w:r w:rsidRPr="60F5C565">
        <w:rPr>
          <w:i/>
          <w:iCs/>
          <w:lang w:val="de-DE"/>
        </w:rPr>
        <w:t xml:space="preserve"> für Schule und Studium Latein-Deutsch</w:t>
      </w:r>
      <w:r w:rsidRPr="60F5C565">
        <w:rPr>
          <w:lang w:val="de-DE"/>
        </w:rPr>
        <w:t>. PONS.</w:t>
      </w:r>
    </w:p>
    <w:p w14:paraId="606B6BED" w14:textId="5D9B120A" w:rsidR="000664D1" w:rsidRDefault="00281B32" w:rsidP="00786837">
      <w:pPr>
        <w:pStyle w:val="Literaturverzeichnis"/>
        <w:spacing w:line="276" w:lineRule="auto"/>
        <w:jc w:val="both"/>
      </w:pPr>
      <w:bookmarkStart w:id="64" w:name="ref-helmke2022"/>
      <w:bookmarkEnd w:id="63"/>
      <w:r>
        <w:t xml:space="preserve">Helmke, A. (2022). </w:t>
      </w:r>
      <w:r w:rsidRPr="60F5C565">
        <w:rPr>
          <w:i/>
          <w:iCs/>
        </w:rPr>
        <w:t>Unterrichtsqualität und Professionalisierung: Diagnostik von Lehr-Lern-Prozessen und evidenzbasierte Unterrichtsentwicklung</w:t>
      </w:r>
      <w:r>
        <w:t>. Klett Kallmeyer.</w:t>
      </w:r>
    </w:p>
    <w:p w14:paraId="22E0C654" w14:textId="7D86A23D" w:rsidR="000664D1" w:rsidRPr="001E5B2E" w:rsidRDefault="00281B32" w:rsidP="00786837">
      <w:pPr>
        <w:pStyle w:val="Literaturverzeichnis"/>
        <w:spacing w:line="276" w:lineRule="auto"/>
        <w:jc w:val="both"/>
        <w:rPr>
          <w:lang w:val="de-DE"/>
        </w:rPr>
      </w:pPr>
      <w:bookmarkStart w:id="65" w:name="ref-holtappels2007"/>
      <w:bookmarkEnd w:id="64"/>
      <w:r>
        <w:t xml:space="preserve">Holtappels, H. G. (2007). Schulentwicklungsprozesse und </w:t>
      </w:r>
      <w:proofErr w:type="gramStart"/>
      <w:r>
        <w:t>Change Management</w:t>
      </w:r>
      <w:proofErr w:type="gramEnd"/>
      <w:r>
        <w:t xml:space="preserve">. Innovationstheoretische Reflexionen und Forschungsbefunde über Steuergruppen. In N. </w:t>
      </w:r>
      <w:proofErr w:type="spellStart"/>
      <w:r>
        <w:t>Berkemeyer</w:t>
      </w:r>
      <w:proofErr w:type="spellEnd"/>
      <w:r>
        <w:t xml:space="preserve"> (Hrsg.), </w:t>
      </w:r>
      <w:r w:rsidR="000C2C77" w:rsidRPr="60F5C565">
        <w:rPr>
          <w:i/>
          <w:iCs/>
        </w:rPr>
        <w:t xml:space="preserve">Schulische Steuergruppen und </w:t>
      </w:r>
      <w:proofErr w:type="gramStart"/>
      <w:r w:rsidR="000C2C77" w:rsidRPr="60F5C565">
        <w:rPr>
          <w:i/>
          <w:iCs/>
        </w:rPr>
        <w:t>Change Management</w:t>
      </w:r>
      <w:proofErr w:type="gramEnd"/>
      <w:r w:rsidR="000C2C77" w:rsidRPr="60F5C565">
        <w:rPr>
          <w:i/>
          <w:iCs/>
        </w:rPr>
        <w:t>. Theoretische Ansätze und empirische Befunde zur schulinternen Schulentwicklung</w:t>
      </w:r>
      <w:r w:rsidR="000C2C77">
        <w:t xml:space="preserve"> </w:t>
      </w:r>
      <w:r>
        <w:t xml:space="preserve">(S. 11–39). </w:t>
      </w:r>
      <w:r w:rsidRPr="001E5B2E">
        <w:rPr>
          <w:lang w:val="de-DE"/>
        </w:rPr>
        <w:t>Juventa.</w:t>
      </w:r>
    </w:p>
    <w:p w14:paraId="56671979" w14:textId="2EC4CBA9" w:rsidR="000664D1" w:rsidRPr="00074D57" w:rsidRDefault="00281B32" w:rsidP="00786837">
      <w:pPr>
        <w:pStyle w:val="Literaturverzeichnis"/>
        <w:spacing w:line="276" w:lineRule="auto"/>
        <w:jc w:val="both"/>
        <w:rPr>
          <w:lang w:val="en-US"/>
        </w:rPr>
      </w:pPr>
      <w:bookmarkStart w:id="66" w:name="ref-hullman2015"/>
      <w:bookmarkEnd w:id="65"/>
      <w:r w:rsidRPr="60F5C565">
        <w:rPr>
          <w:lang w:val="en-US"/>
        </w:rPr>
        <w:t xml:space="preserve">Hullman, J., Resnick, P., &amp; Adar, E. (2015). Hypothetical outcome plots outperform error bars and violin plots for inferences about reliability of variable ordering. </w:t>
      </w:r>
      <w:r w:rsidRPr="60F5C565">
        <w:rPr>
          <w:i/>
          <w:iCs/>
          <w:lang w:val="en-US"/>
        </w:rPr>
        <w:t>PLOS ONE</w:t>
      </w:r>
      <w:r w:rsidRPr="60F5C565">
        <w:rPr>
          <w:lang w:val="en-US"/>
        </w:rPr>
        <w:t xml:space="preserve">, </w:t>
      </w:r>
      <w:r w:rsidRPr="60F5C565">
        <w:rPr>
          <w:i/>
          <w:iCs/>
          <w:lang w:val="en-US"/>
        </w:rPr>
        <w:t>10</w:t>
      </w:r>
      <w:r w:rsidRPr="60F5C565">
        <w:rPr>
          <w:lang w:val="en-US"/>
        </w:rPr>
        <w:t>(11), e0142444.</w:t>
      </w:r>
    </w:p>
    <w:p w14:paraId="17263561" w14:textId="77777777" w:rsidR="000664D1" w:rsidRPr="00074D57" w:rsidRDefault="00281B32" w:rsidP="00786837">
      <w:pPr>
        <w:pStyle w:val="Literaturverzeichnis"/>
        <w:spacing w:line="276" w:lineRule="auto"/>
        <w:jc w:val="both"/>
        <w:rPr>
          <w:lang w:val="en-US"/>
        </w:rPr>
      </w:pPr>
      <w:bookmarkStart w:id="67" w:name="ref-jones2024"/>
      <w:bookmarkEnd w:id="66"/>
      <w:r w:rsidRPr="00074D57">
        <w:rPr>
          <w:lang w:val="en-US"/>
        </w:rPr>
        <w:t xml:space="preserve">Jones, A. (2024). </w:t>
      </w:r>
      <w:r w:rsidRPr="00F54146">
        <w:rPr>
          <w:lang w:val="en-US"/>
        </w:rPr>
        <w:t>Rethinking Evidence-Based Practice in Education: A Critical Literature Review of the ‘What Works’ Approach</w:t>
      </w:r>
      <w:r w:rsidRPr="00074D57">
        <w:rPr>
          <w:lang w:val="en-US"/>
        </w:rPr>
        <w:t xml:space="preserve">. </w:t>
      </w:r>
      <w:r w:rsidRPr="00074D57">
        <w:rPr>
          <w:i/>
          <w:iCs/>
          <w:lang w:val="en-US"/>
        </w:rPr>
        <w:t>International Journal of Educational Researchers</w:t>
      </w:r>
      <w:r w:rsidRPr="00074D57">
        <w:rPr>
          <w:lang w:val="en-US"/>
        </w:rPr>
        <w:t xml:space="preserve">, </w:t>
      </w:r>
      <w:r w:rsidRPr="00074D57">
        <w:rPr>
          <w:i/>
          <w:iCs/>
          <w:lang w:val="en-US"/>
        </w:rPr>
        <w:t>15</w:t>
      </w:r>
      <w:r w:rsidRPr="00074D57">
        <w:rPr>
          <w:lang w:val="en-US"/>
        </w:rPr>
        <w:t>(2), 37–51.</w:t>
      </w:r>
    </w:p>
    <w:p w14:paraId="68B60F1F" w14:textId="77777777" w:rsidR="00527A3F" w:rsidRDefault="00527A3F" w:rsidP="00786837">
      <w:pPr>
        <w:pStyle w:val="Literaturverzeichnis"/>
        <w:spacing w:line="276" w:lineRule="auto"/>
        <w:jc w:val="both"/>
        <w:rPr>
          <w:lang w:val="en-US"/>
        </w:rPr>
      </w:pPr>
      <w:bookmarkStart w:id="68" w:name="ref-karst2024"/>
      <w:bookmarkEnd w:id="67"/>
      <w:r w:rsidRPr="006F4C7F">
        <w:rPr>
          <w:lang w:val="en-US"/>
        </w:rPr>
        <w:t xml:space="preserve">Kale, A., Kay, M., &amp; Hullman, J. (2021). </w:t>
      </w:r>
      <w:r w:rsidRPr="00527A3F">
        <w:rPr>
          <w:lang w:val="en-US"/>
        </w:rPr>
        <w:t xml:space="preserve">Visual Reasoning Strategies for Effect Size Judgments and Decisions. </w:t>
      </w:r>
      <w:r w:rsidRPr="00527A3F">
        <w:rPr>
          <w:i/>
          <w:iCs/>
          <w:lang w:val="en-US"/>
        </w:rPr>
        <w:t>IEEE Transactions on Visualization and Computer Graphics, 27</w:t>
      </w:r>
      <w:r w:rsidRPr="00527A3F">
        <w:rPr>
          <w:lang w:val="en-US"/>
        </w:rPr>
        <w:t xml:space="preserve">(2), 272–282. </w:t>
      </w:r>
    </w:p>
    <w:p w14:paraId="2E52174E" w14:textId="67B2F460" w:rsidR="000664D1" w:rsidRPr="006F4C7F" w:rsidRDefault="00281B32" w:rsidP="00786837">
      <w:pPr>
        <w:pStyle w:val="Literaturverzeichnis"/>
        <w:spacing w:line="276" w:lineRule="auto"/>
        <w:jc w:val="both"/>
        <w:rPr>
          <w:lang w:val="en-US"/>
        </w:rPr>
      </w:pPr>
      <w:r w:rsidRPr="006F4C7F">
        <w:rPr>
          <w:lang w:val="en-US"/>
        </w:rPr>
        <w:t xml:space="preserve">Karst, K., Yendell, O., Marx, A., Lettau, W.-D., &amp; </w:t>
      </w:r>
      <w:proofErr w:type="spellStart"/>
      <w:r w:rsidRPr="006F4C7F">
        <w:rPr>
          <w:lang w:val="en-US"/>
        </w:rPr>
        <w:t>Hawlitschek</w:t>
      </w:r>
      <w:proofErr w:type="spellEnd"/>
      <w:r w:rsidRPr="006F4C7F">
        <w:rPr>
          <w:lang w:val="en-US"/>
        </w:rPr>
        <w:t xml:space="preserve">, P. (2024). </w:t>
      </w:r>
      <w:r>
        <w:t xml:space="preserve">Die Etablierung von Evidenzteams in </w:t>
      </w:r>
      <w:proofErr w:type="spellStart"/>
      <w:r>
        <w:t>SchuMaS</w:t>
      </w:r>
      <w:proofErr w:type="spellEnd"/>
      <w:r>
        <w:t xml:space="preserve"> </w:t>
      </w:r>
      <w:r w:rsidR="4DC86B16" w:rsidRPr="60F5C565">
        <w:rPr>
          <w:color w:val="202122"/>
          <w:sz w:val="21"/>
          <w:szCs w:val="21"/>
        </w:rPr>
        <w:t>–</w:t>
      </w:r>
      <w:r>
        <w:t xml:space="preserve"> Eine Strategie zur systematischen Nutzung von Daten für die Schul- und Unterrichtsentwicklung. In K. Maaz &amp; A. Marx (Hrsg.),</w:t>
      </w:r>
      <w:r w:rsidR="00623061">
        <w:t xml:space="preserve"> </w:t>
      </w:r>
      <w:proofErr w:type="spellStart"/>
      <w:r w:rsidR="00623061" w:rsidRPr="60F5C565">
        <w:rPr>
          <w:i/>
          <w:iCs/>
        </w:rPr>
        <w:t>SchuMaS</w:t>
      </w:r>
      <w:proofErr w:type="spellEnd"/>
      <w:r w:rsidR="00623061" w:rsidRPr="60F5C565">
        <w:rPr>
          <w:i/>
          <w:iCs/>
        </w:rPr>
        <w:t xml:space="preserve"> – Schule macht stark. Sozialraumorientierte Schul- und Unterrichtsentwicklung an Schulen in schwierigen Lagen</w:t>
      </w:r>
      <w:r w:rsidR="00527A3F" w:rsidRPr="60F5C565">
        <w:rPr>
          <w:i/>
          <w:iCs/>
        </w:rPr>
        <w:t>.</w:t>
      </w:r>
      <w:r w:rsidR="00623061" w:rsidRPr="60F5C565">
        <w:rPr>
          <w:i/>
          <w:iCs/>
        </w:rPr>
        <w:t xml:space="preserve"> Aufbau und erste Arbeitsergebnisse des Forschungsverbunds.</w:t>
      </w:r>
      <w:r>
        <w:t xml:space="preserve"> </w:t>
      </w:r>
      <w:r w:rsidRPr="006F4C7F">
        <w:rPr>
          <w:lang w:val="en-US"/>
        </w:rPr>
        <w:t xml:space="preserve">(S. 225–240). </w:t>
      </w:r>
      <w:proofErr w:type="spellStart"/>
      <w:r w:rsidRPr="006F4C7F">
        <w:rPr>
          <w:lang w:val="en-US"/>
        </w:rPr>
        <w:t>Waxmann</w:t>
      </w:r>
      <w:proofErr w:type="spellEnd"/>
      <w:r w:rsidRPr="006F4C7F">
        <w:rPr>
          <w:lang w:val="en-US"/>
        </w:rPr>
        <w:t>.</w:t>
      </w:r>
    </w:p>
    <w:p w14:paraId="7CEFA883" w14:textId="77777777" w:rsidR="002C4763" w:rsidRPr="002C4763" w:rsidRDefault="002C4763" w:rsidP="00786837">
      <w:pPr>
        <w:pStyle w:val="Literaturverzeichnis"/>
        <w:spacing w:line="276" w:lineRule="auto"/>
        <w:jc w:val="both"/>
        <w:rPr>
          <w:lang w:val="en-US"/>
        </w:rPr>
      </w:pPr>
      <w:bookmarkStart w:id="69" w:name="ref-kim2022"/>
      <w:bookmarkEnd w:id="68"/>
      <w:r w:rsidRPr="002C4763">
        <w:rPr>
          <w:lang w:val="en-US"/>
        </w:rPr>
        <w:t xml:space="preserve">Kelley, T. L. (1927). </w:t>
      </w:r>
      <w:r w:rsidRPr="002C4763">
        <w:rPr>
          <w:i/>
          <w:iCs/>
          <w:lang w:val="en-US"/>
        </w:rPr>
        <w:t>Interpretation of educational measurements</w:t>
      </w:r>
      <w:r w:rsidRPr="002C4763">
        <w:rPr>
          <w:lang w:val="en-US"/>
        </w:rPr>
        <w:t>. World Book Company.</w:t>
      </w:r>
    </w:p>
    <w:p w14:paraId="319ED722" w14:textId="66A7EEAF" w:rsidR="000664D1" w:rsidRPr="006F4C7F" w:rsidRDefault="00281B32" w:rsidP="00786837">
      <w:pPr>
        <w:pStyle w:val="Literaturverzeichnis"/>
        <w:spacing w:line="276" w:lineRule="auto"/>
        <w:jc w:val="both"/>
        <w:rPr>
          <w:lang w:val="en-US"/>
        </w:rPr>
      </w:pPr>
      <w:r w:rsidRPr="006F4C7F">
        <w:rPr>
          <w:lang w:val="de-DE"/>
        </w:rPr>
        <w:t>Kim, Y.-S., Hofman, J. M., &amp; Goldstein, D. G. (2022</w:t>
      </w:r>
      <w:ins w:id="70" w:author="hiwi.schulpaed@ife.uni-tuebingen.de" w:date="2025-02-13T10:01:00Z">
        <w:r w:rsidR="5B2C1CF5" w:rsidRPr="006F4C7F">
          <w:rPr>
            <w:lang w:val="de-DE"/>
          </w:rPr>
          <w:t xml:space="preserve">, 30. </w:t>
        </w:r>
        <w:r w:rsidR="5B2C1CF5" w:rsidRPr="60F5C565">
          <w:rPr>
            <w:lang w:val="en-US"/>
          </w:rPr>
          <w:t>April-05. Mai</w:t>
        </w:r>
      </w:ins>
      <w:r w:rsidRPr="60F5C565">
        <w:rPr>
          <w:lang w:val="en-US"/>
        </w:rPr>
        <w:t>).</w:t>
      </w:r>
      <w:r w:rsidR="000C2C77" w:rsidRPr="60F5C565">
        <w:rPr>
          <w:lang w:val="en-US"/>
        </w:rPr>
        <w:t xml:space="preserve"> </w:t>
      </w:r>
      <w:r w:rsidR="000C2C77" w:rsidRPr="60F5C565">
        <w:rPr>
          <w:i/>
          <w:iCs/>
          <w:lang w:val="en-US"/>
        </w:rPr>
        <w:t>Putting scientific results in perspective: Improving the communication of standardized effect sizes</w:t>
      </w:r>
      <w:r w:rsidR="00D61E4B" w:rsidRPr="60F5C565">
        <w:rPr>
          <w:lang w:val="en-US"/>
        </w:rPr>
        <w:t xml:space="preserve"> </w:t>
      </w:r>
      <w:r w:rsidR="00D61E4B" w:rsidRPr="60F5C565">
        <w:rPr>
          <w:lang w:val="en-US"/>
        </w:rPr>
        <w:lastRenderedPageBreak/>
        <w:t>[</w:t>
      </w:r>
      <w:proofErr w:type="spellStart"/>
      <w:r w:rsidR="00D61E4B" w:rsidRPr="60F5C565">
        <w:rPr>
          <w:lang w:val="en-US"/>
        </w:rPr>
        <w:t>Konferenzbeitrag</w:t>
      </w:r>
      <w:proofErr w:type="spellEnd"/>
      <w:r w:rsidR="00D61E4B" w:rsidRPr="60F5C565">
        <w:rPr>
          <w:lang w:val="en-US"/>
        </w:rPr>
        <w:t>].</w:t>
      </w:r>
      <w:r w:rsidRPr="60F5C565">
        <w:rPr>
          <w:lang w:val="en-US"/>
        </w:rPr>
        <w:t xml:space="preserve"> </w:t>
      </w:r>
      <w:del w:id="71" w:author="hiwi.schulpaed@ife.uni-tuebingen.de" w:date="2025-02-13T10:02:00Z">
        <w:r w:rsidRPr="60F5C565" w:rsidDel="00281B32">
          <w:rPr>
            <w:lang w:val="en-US"/>
          </w:rPr>
          <w:delText xml:space="preserve">CHI ’22: </w:delText>
        </w:r>
      </w:del>
      <w:r w:rsidRPr="60F5C565">
        <w:rPr>
          <w:lang w:val="en-US"/>
        </w:rPr>
        <w:t>CHI Conference on Human Factors in Computing Systems</w:t>
      </w:r>
      <w:ins w:id="72" w:author="hiwi.schulpaed@ife.uni-tuebingen.de" w:date="2025-02-13T10:02:00Z">
        <w:r w:rsidR="79EA4C8D" w:rsidRPr="60F5C565">
          <w:rPr>
            <w:lang w:val="en-US"/>
          </w:rPr>
          <w:t xml:space="preserve"> (CHI 22),</w:t>
        </w:r>
      </w:ins>
      <w:del w:id="73" w:author="hiwi.schulpaed@ife.uni-tuebingen.de" w:date="2025-02-13T10:02:00Z">
        <w:r w:rsidRPr="60F5C565" w:rsidDel="00281B32">
          <w:rPr>
            <w:lang w:val="en-US"/>
          </w:rPr>
          <w:delText>.</w:delText>
        </w:r>
      </w:del>
      <w:r w:rsidRPr="60F5C565">
        <w:rPr>
          <w:lang w:val="en-US"/>
        </w:rPr>
        <w:t xml:space="preserve"> </w:t>
      </w:r>
      <w:r w:rsidRPr="006F4C7F">
        <w:rPr>
          <w:lang w:val="en-US"/>
        </w:rPr>
        <w:t>New Orleans</w:t>
      </w:r>
      <w:r w:rsidR="00D61E4B" w:rsidRPr="006F4C7F">
        <w:rPr>
          <w:lang w:val="en-US"/>
        </w:rPr>
        <w:t>,</w:t>
      </w:r>
      <w:r w:rsidRPr="006F4C7F">
        <w:rPr>
          <w:lang w:val="en-US"/>
        </w:rPr>
        <w:t xml:space="preserve"> USA</w:t>
      </w:r>
    </w:p>
    <w:p w14:paraId="42588676" w14:textId="4A5D8E23" w:rsidR="000664D1" w:rsidRDefault="00281B32" w:rsidP="00786837">
      <w:pPr>
        <w:pStyle w:val="Literaturverzeichnis"/>
        <w:spacing w:line="276" w:lineRule="auto"/>
        <w:jc w:val="both"/>
      </w:pPr>
      <w:bookmarkStart w:id="74" w:name="ref-kluge2011"/>
      <w:bookmarkEnd w:id="69"/>
      <w:r>
        <w:t xml:space="preserve">Kluge, F. (2011). </w:t>
      </w:r>
      <w:r w:rsidRPr="60F5C565">
        <w:rPr>
          <w:i/>
          <w:iCs/>
        </w:rPr>
        <w:t>Etymologisches Wörterbuch der deutschen Sprache</w:t>
      </w:r>
      <w:r>
        <w:t xml:space="preserve"> (25. Aufl.). De Gruyter.</w:t>
      </w:r>
    </w:p>
    <w:p w14:paraId="7501A549" w14:textId="1A7F55CE" w:rsidR="000664D1" w:rsidRPr="00E74055" w:rsidRDefault="00281B32" w:rsidP="00786837">
      <w:pPr>
        <w:pStyle w:val="Literaturverzeichnis"/>
        <w:spacing w:line="276" w:lineRule="auto"/>
        <w:jc w:val="both"/>
        <w:rPr>
          <w:lang w:val="de-DE"/>
        </w:rPr>
      </w:pPr>
      <w:bookmarkStart w:id="75" w:name="ref-leitz2024"/>
      <w:bookmarkEnd w:id="74"/>
      <w:r>
        <w:t>Leitz, A., Kleen, H., Hartmann, U., &amp; Kunter, M. (2024</w:t>
      </w:r>
      <w:r w:rsidR="40CDD012">
        <w:t>, 18.-20. März</w:t>
      </w:r>
      <w:r>
        <w:t xml:space="preserve">). </w:t>
      </w:r>
      <w:r w:rsidR="00E74055" w:rsidRPr="60F5C565">
        <w:rPr>
          <w:i/>
          <w:iCs/>
        </w:rPr>
        <w:t xml:space="preserve">Was können wir aus der Grundschullehrkraft-Perspektive auf Transferaktivitäten lernen? Die Vorstellung eines kokonstruktiven Clearinghouse-Ansatzes </w:t>
      </w:r>
      <w:r w:rsidRPr="60F5C565">
        <w:rPr>
          <w:i/>
          <w:iCs/>
        </w:rPr>
        <w:t>Tagung der Gesellschaft für Empirische Bildungsforschung</w:t>
      </w:r>
      <w:r w:rsidR="00E74055" w:rsidRPr="60F5C565">
        <w:rPr>
          <w:i/>
          <w:iCs/>
        </w:rPr>
        <w:t xml:space="preserve"> </w:t>
      </w:r>
      <w:r w:rsidR="00E74055" w:rsidRPr="60F5C565">
        <w:rPr>
          <w:lang w:val="de-DE"/>
        </w:rPr>
        <w:t xml:space="preserve">[Konferenzbeitrag]. </w:t>
      </w:r>
      <w:r w:rsidR="5A386AA2" w:rsidRPr="60F5C565">
        <w:rPr>
          <w:lang w:val="de-DE"/>
        </w:rPr>
        <w:t xml:space="preserve">11. </w:t>
      </w:r>
      <w:r w:rsidR="00E74055" w:rsidRPr="60F5C565">
        <w:rPr>
          <w:lang w:val="de-DE"/>
        </w:rPr>
        <w:t>Jahrestagung der Gesellschaft für empirische Bildungsforschung</w:t>
      </w:r>
      <w:r w:rsidR="19130BFB" w:rsidRPr="60F5C565">
        <w:rPr>
          <w:lang w:val="de-DE"/>
        </w:rPr>
        <w:t xml:space="preserve"> (GEBF),</w:t>
      </w:r>
      <w:r w:rsidR="00E74055" w:rsidRPr="60F5C565">
        <w:rPr>
          <w:lang w:val="de-DE"/>
        </w:rPr>
        <w:t xml:space="preserve"> Potsdam, Deutschland.</w:t>
      </w:r>
    </w:p>
    <w:p w14:paraId="6A84EA6F" w14:textId="77777777" w:rsidR="000664D1" w:rsidRPr="00074D57" w:rsidRDefault="00281B32" w:rsidP="00786837">
      <w:pPr>
        <w:pStyle w:val="Literaturverzeichnis"/>
        <w:spacing w:line="276" w:lineRule="auto"/>
        <w:jc w:val="both"/>
        <w:rPr>
          <w:lang w:val="en-US"/>
        </w:rPr>
      </w:pPr>
      <w:bookmarkStart w:id="76" w:name="ref-masnick2009"/>
      <w:bookmarkEnd w:id="75"/>
      <w:proofErr w:type="spellStart"/>
      <w:r w:rsidRPr="00E74055">
        <w:rPr>
          <w:lang w:val="de-DE"/>
        </w:rPr>
        <w:t>Masnick</w:t>
      </w:r>
      <w:proofErr w:type="spellEnd"/>
      <w:r w:rsidRPr="00E74055">
        <w:rPr>
          <w:lang w:val="de-DE"/>
        </w:rPr>
        <w:t xml:space="preserve">, A. M., &amp; Zimmerman, C. (2009). </w:t>
      </w:r>
      <w:r w:rsidRPr="00F54146">
        <w:rPr>
          <w:lang w:val="en-US"/>
        </w:rPr>
        <w:t>Evaluating scientific research in the context of prior belief: Hindsight bias or confirmation bias?</w:t>
      </w:r>
      <w:r w:rsidRPr="00074D57">
        <w:rPr>
          <w:lang w:val="en-US"/>
        </w:rPr>
        <w:t xml:space="preserve"> </w:t>
      </w:r>
      <w:r w:rsidRPr="00074D57">
        <w:rPr>
          <w:i/>
          <w:iCs/>
          <w:lang w:val="en-US"/>
        </w:rPr>
        <w:t>Journal of Psychology of Science and Technology</w:t>
      </w:r>
      <w:r w:rsidRPr="00074D57">
        <w:rPr>
          <w:lang w:val="en-US"/>
        </w:rPr>
        <w:t xml:space="preserve">, </w:t>
      </w:r>
      <w:r w:rsidRPr="00074D57">
        <w:rPr>
          <w:i/>
          <w:iCs/>
          <w:lang w:val="en-US"/>
        </w:rPr>
        <w:t>2</w:t>
      </w:r>
      <w:r w:rsidRPr="00074D57">
        <w:rPr>
          <w:lang w:val="en-US"/>
        </w:rPr>
        <w:t>(1), 29–36.</w:t>
      </w:r>
    </w:p>
    <w:p w14:paraId="03FCF9E6" w14:textId="77777777" w:rsidR="000664D1" w:rsidRPr="00074D57" w:rsidRDefault="00281B32" w:rsidP="00786837">
      <w:pPr>
        <w:pStyle w:val="Literaturverzeichnis"/>
        <w:spacing w:line="276" w:lineRule="auto"/>
        <w:jc w:val="both"/>
        <w:rPr>
          <w:lang w:val="en-US"/>
        </w:rPr>
      </w:pPr>
      <w:bookmarkStart w:id="77" w:name="ref-mcdowell2017"/>
      <w:bookmarkEnd w:id="76"/>
      <w:r w:rsidRPr="00074D57">
        <w:rPr>
          <w:lang w:val="en-US"/>
        </w:rPr>
        <w:t xml:space="preserve">McDowell, M., &amp; Jacobs, P. (2017). </w:t>
      </w:r>
      <w:r w:rsidRPr="00F54146">
        <w:rPr>
          <w:lang w:val="en-US"/>
        </w:rPr>
        <w:t>Meta-analysis of the effect of natural frequencies on Bayesian reasoning</w:t>
      </w:r>
      <w:r w:rsidRPr="00074D57">
        <w:rPr>
          <w:lang w:val="en-US"/>
        </w:rPr>
        <w:t xml:space="preserve">. </w:t>
      </w:r>
      <w:r w:rsidRPr="00074D57">
        <w:rPr>
          <w:i/>
          <w:iCs/>
          <w:lang w:val="en-US"/>
        </w:rPr>
        <w:t>Psychological Bulletin</w:t>
      </w:r>
      <w:r w:rsidRPr="00074D57">
        <w:rPr>
          <w:lang w:val="en-US"/>
        </w:rPr>
        <w:t xml:space="preserve">, </w:t>
      </w:r>
      <w:r w:rsidRPr="00074D57">
        <w:rPr>
          <w:i/>
          <w:iCs/>
          <w:lang w:val="en-US"/>
        </w:rPr>
        <w:t>143</w:t>
      </w:r>
      <w:r w:rsidRPr="00074D57">
        <w:rPr>
          <w:lang w:val="en-US"/>
        </w:rPr>
        <w:t>(12), 1273–1312.</w:t>
      </w:r>
    </w:p>
    <w:p w14:paraId="217F8079" w14:textId="0C9B60D6" w:rsidR="000664D1" w:rsidRPr="00074D57" w:rsidRDefault="00281B32" w:rsidP="00786837">
      <w:pPr>
        <w:pStyle w:val="Literaturverzeichnis"/>
        <w:spacing w:line="276" w:lineRule="auto"/>
        <w:jc w:val="both"/>
        <w:rPr>
          <w:lang w:val="en-US"/>
        </w:rPr>
      </w:pPr>
      <w:bookmarkStart w:id="78" w:name="ref-mcmillan2011"/>
      <w:bookmarkEnd w:id="77"/>
      <w:r w:rsidRPr="60F5C565">
        <w:rPr>
          <w:lang w:val="en-US"/>
        </w:rPr>
        <w:t xml:space="preserve">McMillan, J. H., &amp; Jennifer, F. (2011). Reporting and Discussing Effect Size: Still the Road Less Traveled? </w:t>
      </w:r>
      <w:r w:rsidRPr="60F5C565">
        <w:rPr>
          <w:i/>
          <w:iCs/>
          <w:lang w:val="en-US"/>
        </w:rPr>
        <w:t>Practical Assessment, Research, and Evaluation</w:t>
      </w:r>
      <w:r w:rsidRPr="60F5C565">
        <w:rPr>
          <w:lang w:val="en-US"/>
        </w:rPr>
        <w:t xml:space="preserve">, </w:t>
      </w:r>
      <w:r w:rsidRPr="60F5C565">
        <w:rPr>
          <w:i/>
          <w:iCs/>
          <w:lang w:val="en-US"/>
        </w:rPr>
        <w:t>16</w:t>
      </w:r>
      <w:r w:rsidRPr="60F5C565">
        <w:rPr>
          <w:lang w:val="en-US"/>
        </w:rPr>
        <w:t>(1)</w:t>
      </w:r>
      <w:ins w:id="79" w:author="hiwi.schulpaed@ife.uni-tuebingen.de" w:date="2025-02-13T09:46:00Z">
        <w:r w:rsidR="6F7AFE03" w:rsidRPr="60F5C565">
          <w:rPr>
            <w:lang w:val="en-US"/>
          </w:rPr>
          <w:t xml:space="preserve">, </w:t>
        </w:r>
      </w:ins>
      <w:ins w:id="80" w:author="Kirstin Schmidt" w:date="2025-03-13T14:41:00Z" w16du:dateUtc="2025-03-13T13:41:00Z">
        <w:r w:rsidR="00D61EBD">
          <w:rPr>
            <w:lang w:val="en-US"/>
          </w:rPr>
          <w:t>1</w:t>
        </w:r>
      </w:ins>
      <w:commentRangeStart w:id="81"/>
      <w:ins w:id="82" w:author="hiwi.schulpaed@ife.uni-tuebingen.de" w:date="2025-02-13T09:46:00Z">
        <w:del w:id="83" w:author="Kirstin Schmidt" w:date="2025-03-13T14:41:00Z" w16du:dateUtc="2025-03-13T13:41:00Z">
          <w:r w:rsidR="6F7AFE03" w:rsidRPr="60F5C565" w:rsidDel="00D61EBD">
            <w:rPr>
              <w:lang w:val="en-US"/>
            </w:rPr>
            <w:delText>##</w:delText>
          </w:r>
        </w:del>
        <w:r w:rsidR="6F7AFE03" w:rsidRPr="60F5C565">
          <w:rPr>
            <w:lang w:val="en-US"/>
          </w:rPr>
          <w:t>–</w:t>
        </w:r>
        <w:del w:id="84" w:author="Kirstin Schmidt" w:date="2025-03-13T14:42:00Z" w16du:dateUtc="2025-03-13T13:42:00Z">
          <w:r w:rsidR="6F7AFE03" w:rsidRPr="60F5C565" w:rsidDel="00D61EBD">
            <w:rPr>
              <w:lang w:val="en-US"/>
            </w:rPr>
            <w:delText>#</w:delText>
          </w:r>
        </w:del>
      </w:ins>
      <w:commentRangeEnd w:id="81"/>
      <w:del w:id="85" w:author="Kirstin Schmidt" w:date="2025-03-13T14:42:00Z" w16du:dateUtc="2025-03-13T13:42:00Z">
        <w:r w:rsidDel="00D61EBD">
          <w:commentReference w:id="81"/>
        </w:r>
      </w:del>
      <w:ins w:id="86" w:author="hiwi.schulpaed@ife.uni-tuebingen.de" w:date="2025-02-13T09:46:00Z">
        <w:del w:id="87" w:author="Kirstin Schmidt" w:date="2025-03-13T14:42:00Z" w16du:dateUtc="2025-03-13T13:42:00Z">
          <w:r w:rsidR="6F7AFE03" w:rsidRPr="60F5C565" w:rsidDel="00D61EBD">
            <w:rPr>
              <w:lang w:val="en-US"/>
            </w:rPr>
            <w:delText>#</w:delText>
          </w:r>
        </w:del>
      </w:ins>
      <w:del w:id="88" w:author="Kirstin Schmidt" w:date="2025-03-13T14:42:00Z" w16du:dateUtc="2025-03-13T13:42:00Z">
        <w:r w:rsidRPr="60F5C565" w:rsidDel="00D61EBD">
          <w:rPr>
            <w:lang w:val="en-US"/>
          </w:rPr>
          <w:delText>.</w:delText>
        </w:r>
      </w:del>
      <w:ins w:id="89" w:author="Kirstin Schmidt" w:date="2025-03-13T14:42:00Z" w16du:dateUtc="2025-03-13T13:42:00Z">
        <w:r w:rsidR="00D61EBD">
          <w:rPr>
            <w:lang w:val="en-US"/>
          </w:rPr>
          <w:t>12</w:t>
        </w:r>
      </w:ins>
    </w:p>
    <w:p w14:paraId="744B1A0D" w14:textId="17024669" w:rsidR="000664D1" w:rsidRPr="00074D57" w:rsidRDefault="00281B32" w:rsidP="00786837">
      <w:pPr>
        <w:pStyle w:val="Literaturverzeichnis"/>
        <w:spacing w:line="276" w:lineRule="auto"/>
        <w:jc w:val="both"/>
        <w:rPr>
          <w:lang w:val="en-US"/>
        </w:rPr>
      </w:pPr>
      <w:bookmarkStart w:id="90" w:name="ref-merk2020"/>
      <w:bookmarkEnd w:id="78"/>
      <w:r w:rsidRPr="006F4C7F">
        <w:rPr>
          <w:lang w:val="en-US"/>
        </w:rPr>
        <w:t xml:space="preserve">Merk, S., </w:t>
      </w:r>
      <w:proofErr w:type="spellStart"/>
      <w:r w:rsidRPr="006F4C7F">
        <w:rPr>
          <w:lang w:val="en-US"/>
        </w:rPr>
        <w:t>Poindl</w:t>
      </w:r>
      <w:proofErr w:type="spellEnd"/>
      <w:r w:rsidRPr="006F4C7F">
        <w:rPr>
          <w:lang w:val="en-US"/>
        </w:rPr>
        <w:t xml:space="preserve">, S., Wurster, S., &amp; Bohl, T. (2020). </w:t>
      </w:r>
      <w:r w:rsidRPr="60F5C565">
        <w:rPr>
          <w:lang w:val="en-US"/>
        </w:rPr>
        <w:t xml:space="preserve">Fostering Aspects of Pre-Service Teachers’ Data Literacy: Results of a Randomized Controlled Trial. </w:t>
      </w:r>
      <w:r w:rsidRPr="60F5C565">
        <w:rPr>
          <w:i/>
          <w:iCs/>
          <w:lang w:val="en-US"/>
        </w:rPr>
        <w:t>Teaching and Teacher Education</w:t>
      </w:r>
      <w:r w:rsidRPr="60F5C565">
        <w:rPr>
          <w:lang w:val="en-US"/>
        </w:rPr>
        <w:t xml:space="preserve">, </w:t>
      </w:r>
      <w:r w:rsidRPr="60F5C565">
        <w:rPr>
          <w:i/>
          <w:iCs/>
          <w:lang w:val="en-US"/>
        </w:rPr>
        <w:t>91</w:t>
      </w:r>
      <w:r w:rsidRPr="60F5C565">
        <w:rPr>
          <w:lang w:val="en-US"/>
        </w:rPr>
        <w:t>, 103043.</w:t>
      </w:r>
    </w:p>
    <w:p w14:paraId="398D28EC" w14:textId="44E48C7F" w:rsidR="000664D1" w:rsidRPr="00074D57" w:rsidRDefault="00281B32" w:rsidP="00786837">
      <w:pPr>
        <w:pStyle w:val="Literaturverzeichnis"/>
        <w:spacing w:line="276" w:lineRule="auto"/>
        <w:jc w:val="both"/>
        <w:rPr>
          <w:lang w:val="en-US"/>
        </w:rPr>
      </w:pPr>
      <w:bookmarkStart w:id="91" w:name="ref-michal2024"/>
      <w:bookmarkEnd w:id="90"/>
      <w:r w:rsidRPr="60F5C565">
        <w:rPr>
          <w:lang w:val="en-US"/>
        </w:rPr>
        <w:t xml:space="preserve">Michal, A. L., &amp; Shah, P. (2024). A Practical Significance Bias in Laypeople’s Evaluation of Scientific Findings. </w:t>
      </w:r>
      <w:r w:rsidRPr="60F5C565">
        <w:rPr>
          <w:i/>
          <w:iCs/>
          <w:lang w:val="en-US"/>
        </w:rPr>
        <w:t>Psychological Science</w:t>
      </w:r>
      <w:r w:rsidR="00623061" w:rsidRPr="60F5C565">
        <w:rPr>
          <w:i/>
          <w:iCs/>
          <w:lang w:val="en-US"/>
        </w:rPr>
        <w:t xml:space="preserve"> 35</w:t>
      </w:r>
      <w:r w:rsidR="00623061" w:rsidRPr="60F5C565">
        <w:rPr>
          <w:lang w:val="en-US"/>
        </w:rPr>
        <w:t>(4)</w:t>
      </w:r>
      <w:r w:rsidRPr="60F5C565">
        <w:rPr>
          <w:lang w:val="en-US"/>
        </w:rPr>
        <w:t xml:space="preserve">, </w:t>
      </w:r>
      <w:r w:rsidR="00623061" w:rsidRPr="60F5C565">
        <w:rPr>
          <w:lang w:val="en-US"/>
        </w:rPr>
        <w:t>315</w:t>
      </w:r>
      <w:r w:rsidR="00041915" w:rsidRPr="60F5C565">
        <w:rPr>
          <w:lang w:val="en-US"/>
        </w:rPr>
        <w:t>–</w:t>
      </w:r>
      <w:r w:rsidR="00623061" w:rsidRPr="60F5C565">
        <w:rPr>
          <w:lang w:val="en-US"/>
        </w:rPr>
        <w:t>327</w:t>
      </w:r>
      <w:r w:rsidRPr="60F5C565">
        <w:rPr>
          <w:lang w:val="en-US"/>
        </w:rPr>
        <w:t>.</w:t>
      </w:r>
    </w:p>
    <w:p w14:paraId="0054948A" w14:textId="0EEECD7D" w:rsidR="000664D1" w:rsidRDefault="00281B32" w:rsidP="00786837">
      <w:pPr>
        <w:pStyle w:val="Literaturverzeichnis"/>
        <w:spacing w:line="276" w:lineRule="auto"/>
        <w:jc w:val="both"/>
      </w:pPr>
      <w:bookmarkStart w:id="92" w:name="ref-mitchell2010"/>
      <w:bookmarkEnd w:id="91"/>
      <w:r w:rsidRPr="60F5C565">
        <w:rPr>
          <w:lang w:val="en-US"/>
        </w:rPr>
        <w:t xml:space="preserve">Mitchell, M. L., &amp; Jolley, J. M. (2010). </w:t>
      </w:r>
      <w:r w:rsidRPr="60F5C565">
        <w:rPr>
          <w:i/>
          <w:iCs/>
          <w:lang w:val="en-US"/>
        </w:rPr>
        <w:t>Research design explained</w:t>
      </w:r>
      <w:r w:rsidRPr="60F5C565">
        <w:rPr>
          <w:lang w:val="en-US"/>
        </w:rPr>
        <w:t xml:space="preserve"> (7. </w:t>
      </w:r>
      <w:r>
        <w:t>Aufl.).  Wadsworth.</w:t>
      </w:r>
    </w:p>
    <w:p w14:paraId="1CCDDC06" w14:textId="52111B95" w:rsidR="000664D1" w:rsidRDefault="00281B32" w:rsidP="00786837">
      <w:pPr>
        <w:pStyle w:val="Literaturverzeichnis"/>
        <w:spacing w:line="276" w:lineRule="auto"/>
        <w:jc w:val="both"/>
      </w:pPr>
      <w:bookmarkStart w:id="93" w:name="ref-neuenschwander2005"/>
      <w:bookmarkEnd w:id="92"/>
      <w:r w:rsidRPr="60F5C565">
        <w:rPr>
          <w:lang w:val="de-DE"/>
        </w:rPr>
        <w:t xml:space="preserve">Neuenschwander, M. P. (2005). Forschungskompetenzen in der Lehrerinnen- und Lehrerbildung erweitern: Ein Weiterbildungskonzept.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23</w:t>
      </w:r>
      <w:r w:rsidRPr="60F5C565">
        <w:rPr>
          <w:lang w:val="de-DE"/>
        </w:rPr>
        <w:t>(2), 270–280.</w:t>
      </w:r>
    </w:p>
    <w:p w14:paraId="54DF8D3E" w14:textId="31D72810" w:rsidR="000664D1" w:rsidRPr="00336F21" w:rsidRDefault="00281B32" w:rsidP="00786837">
      <w:pPr>
        <w:pStyle w:val="Literaturverzeichnis"/>
        <w:spacing w:line="276" w:lineRule="auto"/>
        <w:jc w:val="both"/>
        <w:rPr>
          <w:lang w:val="de-DE"/>
        </w:rPr>
      </w:pPr>
      <w:bookmarkStart w:id="94" w:name="ref-oecd2023a"/>
      <w:bookmarkEnd w:id="93"/>
      <w:r>
        <w:t xml:space="preserve">OECD (Hrsg.). (2023). </w:t>
      </w:r>
      <w:r w:rsidRPr="60F5C565">
        <w:rPr>
          <w:i/>
          <w:iCs/>
        </w:rPr>
        <w:t>PISA 2022 Ergebnisse (Band I): Lernstände und Bildungsgerechtigkeit</w:t>
      </w:r>
      <w:r>
        <w:t xml:space="preserve">. </w:t>
      </w:r>
      <w:proofErr w:type="spellStart"/>
      <w:r w:rsidRPr="00336F21">
        <w:rPr>
          <w:lang w:val="de-DE"/>
        </w:rPr>
        <w:t>wbv</w:t>
      </w:r>
      <w:proofErr w:type="spellEnd"/>
      <w:r w:rsidRPr="00336F21">
        <w:rPr>
          <w:lang w:val="de-DE"/>
        </w:rPr>
        <w:t xml:space="preserve"> Media.</w:t>
      </w:r>
    </w:p>
    <w:p w14:paraId="3CDFA01A" w14:textId="77777777" w:rsidR="000664D1" w:rsidRDefault="00281B32" w:rsidP="00786837">
      <w:pPr>
        <w:pStyle w:val="Literaturverzeichnis"/>
        <w:spacing w:line="276" w:lineRule="auto"/>
        <w:jc w:val="both"/>
      </w:pPr>
      <w:bookmarkStart w:id="95" w:name="ref-pellegrini2021"/>
      <w:bookmarkEnd w:id="94"/>
      <w:r w:rsidRPr="00074D57">
        <w:rPr>
          <w:lang w:val="en-US"/>
        </w:rPr>
        <w:t xml:space="preserve">Pellegrini, M., &amp; </w:t>
      </w:r>
      <w:proofErr w:type="spellStart"/>
      <w:r w:rsidRPr="00074D57">
        <w:rPr>
          <w:lang w:val="en-US"/>
        </w:rPr>
        <w:t>Vivanet</w:t>
      </w:r>
      <w:proofErr w:type="spellEnd"/>
      <w:r w:rsidRPr="00074D57">
        <w:rPr>
          <w:lang w:val="en-US"/>
        </w:rPr>
        <w:t xml:space="preserve">, G. (2021). </w:t>
      </w:r>
      <w:r w:rsidRPr="00F54146">
        <w:rPr>
          <w:lang w:val="en-US"/>
        </w:rPr>
        <w:t>Evidence-Based Policies in Education: Initiatives and Challenges in Europe</w:t>
      </w:r>
      <w:r w:rsidRPr="00074D57">
        <w:rPr>
          <w:lang w:val="en-US"/>
        </w:rPr>
        <w:t xml:space="preserve">. </w:t>
      </w:r>
      <w:proofErr w:type="gramStart"/>
      <w:r>
        <w:rPr>
          <w:i/>
          <w:iCs/>
        </w:rPr>
        <w:t>ECNU Review</w:t>
      </w:r>
      <w:proofErr w:type="gramEnd"/>
      <w:r>
        <w:rPr>
          <w:i/>
          <w:iCs/>
        </w:rPr>
        <w:t xml:space="preserve"> </w:t>
      </w:r>
      <w:proofErr w:type="spellStart"/>
      <w:r>
        <w:rPr>
          <w:i/>
          <w:iCs/>
        </w:rPr>
        <w:t>of</w:t>
      </w:r>
      <w:proofErr w:type="spellEnd"/>
      <w:r>
        <w:rPr>
          <w:i/>
          <w:iCs/>
        </w:rPr>
        <w:t xml:space="preserve"> Education</w:t>
      </w:r>
      <w:r>
        <w:t xml:space="preserve">, </w:t>
      </w:r>
      <w:r>
        <w:rPr>
          <w:i/>
          <w:iCs/>
        </w:rPr>
        <w:t>4</w:t>
      </w:r>
      <w:r>
        <w:t>(1), 25–45.</w:t>
      </w:r>
    </w:p>
    <w:p w14:paraId="5B471B4B" w14:textId="77777777" w:rsidR="000664D1" w:rsidRDefault="00281B32" w:rsidP="00786837">
      <w:pPr>
        <w:pStyle w:val="Literaturverzeichnis"/>
        <w:spacing w:line="276" w:lineRule="auto"/>
        <w:jc w:val="both"/>
      </w:pPr>
      <w:bookmarkStart w:id="96" w:name="ref-rbb2023"/>
      <w:bookmarkEnd w:id="95"/>
      <w:r>
        <w:t xml:space="preserve">RBB, M. K. (2023). Deutsche Schülerinnen und Schüler schneiden bei neuer PISA-Studie so schlecht ab wie nie zuvor. Abgerufen </w:t>
      </w:r>
      <w:r w:rsidR="00E74055">
        <w:t xml:space="preserve">am 31.01.2025 </w:t>
      </w:r>
      <w:r>
        <w:t xml:space="preserve">von </w:t>
      </w:r>
      <w:r w:rsidRPr="00F54146">
        <w:t>https://www.tagesschau.de/multimedia/video/video-1280422.html</w:t>
      </w:r>
    </w:p>
    <w:p w14:paraId="59DF86AD" w14:textId="77777777" w:rsidR="000664D1" w:rsidRDefault="00281B32" w:rsidP="00786837">
      <w:pPr>
        <w:pStyle w:val="Literaturverzeichnis"/>
        <w:spacing w:line="276" w:lineRule="auto"/>
        <w:jc w:val="both"/>
      </w:pPr>
      <w:bookmarkStart w:id="97" w:name="ref-renkl2022"/>
      <w:bookmarkEnd w:id="96"/>
      <w:proofErr w:type="spellStart"/>
      <w:r w:rsidRPr="00623061">
        <w:rPr>
          <w:lang w:val="en-US"/>
        </w:rPr>
        <w:t>Renkl</w:t>
      </w:r>
      <w:proofErr w:type="spellEnd"/>
      <w:r w:rsidRPr="00623061">
        <w:rPr>
          <w:lang w:val="en-US"/>
        </w:rPr>
        <w:t xml:space="preserve">, A. (2022). </w:t>
      </w:r>
      <w:r w:rsidRPr="00F54146">
        <w:rPr>
          <w:lang w:val="en-US"/>
        </w:rPr>
        <w:t xml:space="preserve">Meta-analyses as a privileged information source for informing teachers’ practice? </w:t>
      </w:r>
      <w:r w:rsidRPr="00F54146">
        <w:t xml:space="preserve">A </w:t>
      </w:r>
      <w:proofErr w:type="spellStart"/>
      <w:r w:rsidRPr="00F54146">
        <w:t>plea</w:t>
      </w:r>
      <w:proofErr w:type="spellEnd"/>
      <w:r w:rsidRPr="00F54146">
        <w:t xml:space="preserve"> </w:t>
      </w:r>
      <w:proofErr w:type="spellStart"/>
      <w:r w:rsidRPr="00F54146">
        <w:t>for</w:t>
      </w:r>
      <w:proofErr w:type="spellEnd"/>
      <w:r w:rsidRPr="00F54146">
        <w:t xml:space="preserve"> </w:t>
      </w:r>
      <w:proofErr w:type="spellStart"/>
      <w:r w:rsidRPr="00F54146">
        <w:t>theories</w:t>
      </w:r>
      <w:proofErr w:type="spellEnd"/>
      <w:r w:rsidRPr="00F54146">
        <w:t xml:space="preserve"> </w:t>
      </w:r>
      <w:proofErr w:type="spellStart"/>
      <w:r w:rsidRPr="00F54146">
        <w:t>as</w:t>
      </w:r>
      <w:proofErr w:type="spellEnd"/>
      <w:r w:rsidRPr="00F54146">
        <w:t xml:space="preserve"> </w:t>
      </w:r>
      <w:proofErr w:type="spellStart"/>
      <w:r w:rsidRPr="00F54146">
        <w:t>primus</w:t>
      </w:r>
      <w:proofErr w:type="spellEnd"/>
      <w:r w:rsidRPr="00F54146">
        <w:t xml:space="preserve"> </w:t>
      </w:r>
      <w:proofErr w:type="spellStart"/>
      <w:r w:rsidRPr="00F54146">
        <w:t>inter</w:t>
      </w:r>
      <w:proofErr w:type="spellEnd"/>
      <w:r w:rsidRPr="00F54146">
        <w:t xml:space="preserve"> </w:t>
      </w:r>
      <w:proofErr w:type="spellStart"/>
      <w:r w:rsidRPr="00F54146">
        <w:t>pares</w:t>
      </w:r>
      <w:proofErr w:type="spellEnd"/>
      <w:r>
        <w:t xml:space="preserve">. </w:t>
      </w:r>
      <w:r>
        <w:rPr>
          <w:i/>
          <w:iCs/>
        </w:rPr>
        <w:t xml:space="preserve">Zeitschrift </w:t>
      </w:r>
      <w:r w:rsidR="00E74055">
        <w:rPr>
          <w:i/>
          <w:iCs/>
        </w:rPr>
        <w:t>f</w:t>
      </w:r>
      <w:r>
        <w:rPr>
          <w:i/>
          <w:iCs/>
        </w:rPr>
        <w:t>ür Pädagogische Psychologie</w:t>
      </w:r>
      <w:r>
        <w:t xml:space="preserve">, </w:t>
      </w:r>
      <w:r>
        <w:rPr>
          <w:i/>
          <w:iCs/>
        </w:rPr>
        <w:t>36</w:t>
      </w:r>
      <w:r>
        <w:t>(4), 217–231.</w:t>
      </w:r>
    </w:p>
    <w:p w14:paraId="3846A5F9" w14:textId="4F87272A" w:rsidR="00571463" w:rsidRPr="00571463" w:rsidRDefault="00571463" w:rsidP="00786837">
      <w:pPr>
        <w:pStyle w:val="Literaturverzeichnis"/>
        <w:spacing w:line="276" w:lineRule="auto"/>
        <w:jc w:val="both"/>
        <w:rPr>
          <w:lang w:val="en-US"/>
        </w:rPr>
      </w:pPr>
      <w:proofErr w:type="spellStart"/>
      <w:r w:rsidRPr="00571463">
        <w:rPr>
          <w:lang w:val="en-US"/>
        </w:rPr>
        <w:t>Rycroft</w:t>
      </w:r>
      <w:proofErr w:type="spellEnd"/>
      <w:r w:rsidRPr="00571463">
        <w:rPr>
          <w:lang w:val="en-US"/>
        </w:rPr>
        <w:t>-Smith, L., &amp; Stylianides, A. J. (2022). </w:t>
      </w:r>
      <w:hyperlink r:id="rId18" w:history="1">
        <w:proofErr w:type="spellStart"/>
        <w:r w:rsidRPr="00571463">
          <w:rPr>
            <w:lang w:val="en-US"/>
          </w:rPr>
          <w:t>What</w:t>
        </w:r>
        <w:proofErr w:type="spellEnd"/>
        <w:r w:rsidRPr="00571463">
          <w:rPr>
            <w:lang w:val="en-US"/>
          </w:rPr>
          <w:t xml:space="preserve"> </w:t>
        </w:r>
        <w:proofErr w:type="spellStart"/>
        <w:r w:rsidRPr="00571463">
          <w:rPr>
            <w:lang w:val="en-US"/>
          </w:rPr>
          <w:t>Makes</w:t>
        </w:r>
        <w:proofErr w:type="spellEnd"/>
        <w:r w:rsidRPr="00571463">
          <w:rPr>
            <w:lang w:val="en-US"/>
          </w:rPr>
          <w:t xml:space="preserve"> a </w:t>
        </w:r>
        <w:proofErr w:type="spellStart"/>
        <w:r w:rsidRPr="00571463">
          <w:rPr>
            <w:lang w:val="en-US"/>
          </w:rPr>
          <w:t>Good</w:t>
        </w:r>
        <w:proofErr w:type="spellEnd"/>
        <w:r w:rsidRPr="00571463">
          <w:rPr>
            <w:lang w:val="en-US"/>
          </w:rPr>
          <w:t xml:space="preserve"> Educational Research Summary? A </w:t>
        </w:r>
        <w:proofErr w:type="spellStart"/>
        <w:r w:rsidRPr="00571463">
          <w:rPr>
            <w:lang w:val="en-US"/>
          </w:rPr>
          <w:t>Comparative</w:t>
        </w:r>
        <w:proofErr w:type="spellEnd"/>
        <w:r w:rsidRPr="00571463">
          <w:rPr>
            <w:lang w:val="en-US"/>
          </w:rPr>
          <w:t xml:space="preserve"> </w:t>
        </w:r>
        <w:proofErr w:type="spellStart"/>
        <w:r w:rsidRPr="00571463">
          <w:rPr>
            <w:lang w:val="en-US"/>
          </w:rPr>
          <w:t>Judgement</w:t>
        </w:r>
        <w:proofErr w:type="spellEnd"/>
        <w:r w:rsidRPr="00571463">
          <w:rPr>
            <w:lang w:val="en-US"/>
          </w:rPr>
          <w:t xml:space="preserve"> Study </w:t>
        </w:r>
        <w:proofErr w:type="spellStart"/>
        <w:r w:rsidRPr="00571463">
          <w:rPr>
            <w:lang w:val="en-US"/>
          </w:rPr>
          <w:t>of</w:t>
        </w:r>
        <w:proofErr w:type="spellEnd"/>
        <w:r w:rsidRPr="00571463">
          <w:rPr>
            <w:lang w:val="en-US"/>
          </w:rPr>
          <w:t xml:space="preserve"> </w:t>
        </w:r>
        <w:proofErr w:type="spellStart"/>
        <w:r w:rsidRPr="00571463">
          <w:rPr>
            <w:lang w:val="en-US"/>
          </w:rPr>
          <w:t>Mathematics</w:t>
        </w:r>
        <w:proofErr w:type="spellEnd"/>
        <w:r w:rsidRPr="00571463">
          <w:rPr>
            <w:lang w:val="en-US"/>
          </w:rPr>
          <w:t xml:space="preserve"> Teachers’ and </w:t>
        </w:r>
        <w:proofErr w:type="spellStart"/>
        <w:r w:rsidRPr="00571463">
          <w:rPr>
            <w:lang w:val="en-US"/>
          </w:rPr>
          <w:t>Mathematics</w:t>
        </w:r>
        <w:proofErr w:type="spellEnd"/>
        <w:r w:rsidRPr="00571463">
          <w:rPr>
            <w:lang w:val="en-US"/>
          </w:rPr>
          <w:t xml:space="preserve"> Education Researchers’ Views</w:t>
        </w:r>
      </w:hyperlink>
      <w:r w:rsidRPr="00571463">
        <w:rPr>
          <w:lang w:val="en-US"/>
        </w:rPr>
        <w:t>. </w:t>
      </w:r>
      <w:r w:rsidRPr="00571463">
        <w:rPr>
          <w:i/>
          <w:iCs/>
          <w:lang w:val="en-US"/>
        </w:rPr>
        <w:t>Review of Education</w:t>
      </w:r>
      <w:r w:rsidRPr="00571463">
        <w:rPr>
          <w:lang w:val="en-US"/>
        </w:rPr>
        <w:t>, </w:t>
      </w:r>
      <w:r w:rsidRPr="00571463">
        <w:rPr>
          <w:i/>
          <w:iCs/>
          <w:lang w:val="en-US"/>
        </w:rPr>
        <w:t>10</w:t>
      </w:r>
      <w:r w:rsidRPr="00571463">
        <w:rPr>
          <w:lang w:val="en-US"/>
        </w:rPr>
        <w:t xml:space="preserve">(1), </w:t>
      </w:r>
      <w:r>
        <w:rPr>
          <w:lang w:val="en-US"/>
        </w:rPr>
        <w:t xml:space="preserve">Article </w:t>
      </w:r>
      <w:r w:rsidRPr="00571463">
        <w:rPr>
          <w:lang w:val="en-US"/>
        </w:rPr>
        <w:t>e3338.</w:t>
      </w:r>
    </w:p>
    <w:p w14:paraId="226BC9D6" w14:textId="432F7058" w:rsidR="000664D1" w:rsidRPr="006F4C7F" w:rsidRDefault="00281B32" w:rsidP="00786837">
      <w:pPr>
        <w:pStyle w:val="Literaturverzeichnis"/>
        <w:spacing w:line="276" w:lineRule="auto"/>
        <w:jc w:val="both"/>
        <w:rPr>
          <w:lang w:val="de-DE"/>
        </w:rPr>
      </w:pPr>
      <w:bookmarkStart w:id="98" w:name="ref-Schildkamp2018"/>
      <w:bookmarkEnd w:id="97"/>
      <w:commentRangeStart w:id="99"/>
      <w:proofErr w:type="spellStart"/>
      <w:r w:rsidRPr="60F5C565">
        <w:rPr>
          <w:lang w:val="en-US"/>
        </w:rPr>
        <w:t>Schildkamp</w:t>
      </w:r>
      <w:proofErr w:type="spellEnd"/>
      <w:r w:rsidRPr="60F5C565">
        <w:rPr>
          <w:lang w:val="en-US"/>
        </w:rPr>
        <w:t xml:space="preserve">, K., </w:t>
      </w:r>
      <w:proofErr w:type="spellStart"/>
      <w:r w:rsidRPr="60F5C565">
        <w:rPr>
          <w:lang w:val="en-US"/>
        </w:rPr>
        <w:t>Handelzalts</w:t>
      </w:r>
      <w:proofErr w:type="spellEnd"/>
      <w:r w:rsidRPr="60F5C565">
        <w:rPr>
          <w:lang w:val="en-US"/>
        </w:rPr>
        <w:t xml:space="preserve">, A., </w:t>
      </w:r>
      <w:proofErr w:type="spellStart"/>
      <w:r w:rsidRPr="60F5C565">
        <w:rPr>
          <w:lang w:val="en-US"/>
        </w:rPr>
        <w:t>Poortman</w:t>
      </w:r>
      <w:proofErr w:type="spellEnd"/>
      <w:r w:rsidRPr="60F5C565">
        <w:rPr>
          <w:lang w:val="en-US"/>
        </w:rPr>
        <w:t xml:space="preserve">, C. L., Leusink, H., Meerdink, M., Smit, M., … Hubers, M. D. (2018). The data team procedure: a systematic approach to school </w:t>
      </w:r>
      <w:r w:rsidRPr="60F5C565">
        <w:rPr>
          <w:lang w:val="en-US"/>
        </w:rPr>
        <w:lastRenderedPageBreak/>
        <w:t xml:space="preserve">improvement. In K. </w:t>
      </w:r>
      <w:proofErr w:type="spellStart"/>
      <w:r w:rsidRPr="60F5C565">
        <w:rPr>
          <w:lang w:val="en-US"/>
        </w:rPr>
        <w:t>Schildkamp</w:t>
      </w:r>
      <w:proofErr w:type="spellEnd"/>
      <w:r w:rsidRPr="60F5C565">
        <w:rPr>
          <w:lang w:val="en-US"/>
        </w:rPr>
        <w:t xml:space="preserve">, A. </w:t>
      </w:r>
      <w:proofErr w:type="spellStart"/>
      <w:r w:rsidRPr="60F5C565">
        <w:rPr>
          <w:lang w:val="en-US"/>
        </w:rPr>
        <w:t>Handelzalts</w:t>
      </w:r>
      <w:proofErr w:type="spellEnd"/>
      <w:r w:rsidRPr="60F5C565">
        <w:rPr>
          <w:lang w:val="en-US"/>
        </w:rPr>
        <w:t xml:space="preserve">, C. L. </w:t>
      </w:r>
      <w:proofErr w:type="spellStart"/>
      <w:r w:rsidRPr="60F5C565">
        <w:rPr>
          <w:lang w:val="en-US"/>
        </w:rPr>
        <w:t>Poortman</w:t>
      </w:r>
      <w:proofErr w:type="spellEnd"/>
      <w:r w:rsidRPr="60F5C565">
        <w:rPr>
          <w:lang w:val="en-US"/>
        </w:rPr>
        <w:t>, H. Leusink, M. Meerdink, M. Smit, … M. D. Hubers (</w:t>
      </w:r>
      <w:proofErr w:type="spellStart"/>
      <w:r w:rsidRPr="60F5C565">
        <w:rPr>
          <w:lang w:val="en-US"/>
        </w:rPr>
        <w:t>Hrsg</w:t>
      </w:r>
      <w:proofErr w:type="spellEnd"/>
      <w:r w:rsidRPr="60F5C565">
        <w:rPr>
          <w:lang w:val="en-US"/>
        </w:rPr>
        <w:t>.),</w:t>
      </w:r>
      <w:r w:rsidR="00E74055" w:rsidRPr="60F5C565">
        <w:rPr>
          <w:lang w:val="en-US"/>
        </w:rPr>
        <w:t xml:space="preserve"> </w:t>
      </w:r>
      <w:r w:rsidR="00E74055" w:rsidRPr="60F5C565">
        <w:rPr>
          <w:i/>
          <w:iCs/>
          <w:lang w:val="en-US"/>
        </w:rPr>
        <w:t>Data-based decision making in education: Challenges and opportunities</w:t>
      </w:r>
      <w:r w:rsidRPr="60F5C565">
        <w:rPr>
          <w:lang w:val="en-US"/>
        </w:rPr>
        <w:t xml:space="preserve"> </w:t>
      </w:r>
      <w:commentRangeStart w:id="100"/>
      <w:ins w:id="101" w:author="hiwi.schulpaed@ife.uni-tuebingen.de" w:date="2025-02-13T09:48:00Z">
        <w:r w:rsidR="65FDFBC9" w:rsidRPr="60F5C565">
          <w:rPr>
            <w:lang w:val="en-US"/>
          </w:rPr>
          <w:t xml:space="preserve">(S. ##–##). </w:t>
        </w:r>
      </w:ins>
      <w:commentRangeEnd w:id="100"/>
      <w:r>
        <w:commentReference w:id="100"/>
      </w:r>
      <w:r w:rsidRPr="006F4C7F">
        <w:rPr>
          <w:lang w:val="de-DE"/>
        </w:rPr>
        <w:t>Springer International Publishing.</w:t>
      </w:r>
      <w:commentRangeEnd w:id="99"/>
      <w:r w:rsidR="00CE3E90">
        <w:rPr>
          <w:rStyle w:val="Kommentarzeichen"/>
        </w:rPr>
        <w:commentReference w:id="99"/>
      </w:r>
    </w:p>
    <w:p w14:paraId="7DE79D20" w14:textId="77777777" w:rsidR="000664D1" w:rsidRPr="00623061" w:rsidRDefault="00281B32" w:rsidP="00786837">
      <w:pPr>
        <w:pStyle w:val="Literaturverzeichnis"/>
        <w:spacing w:line="276" w:lineRule="auto"/>
        <w:jc w:val="both"/>
        <w:rPr>
          <w:lang w:val="en-US"/>
        </w:rPr>
      </w:pPr>
      <w:bookmarkStart w:id="102" w:name="ref-schmid2007"/>
      <w:bookmarkEnd w:id="98"/>
      <w:r w:rsidRPr="006F4C7F">
        <w:rPr>
          <w:lang w:val="de-DE"/>
        </w:rPr>
        <w:t xml:space="preserve">Schmid, S., &amp; Lutz, A. (2007). </w:t>
      </w:r>
      <w:r w:rsidRPr="00F54146">
        <w:t>Epistemologische Überzeugungen als Kohärente Laientheorien</w:t>
      </w:r>
      <w:r>
        <w:t xml:space="preserve">. </w:t>
      </w:r>
      <w:proofErr w:type="spellStart"/>
      <w:r w:rsidRPr="00623061">
        <w:rPr>
          <w:i/>
          <w:iCs/>
          <w:lang w:val="en-US"/>
        </w:rPr>
        <w:t>Zeitschrift</w:t>
      </w:r>
      <w:proofErr w:type="spellEnd"/>
      <w:r w:rsidRPr="00623061">
        <w:rPr>
          <w:i/>
          <w:iCs/>
          <w:lang w:val="en-US"/>
        </w:rPr>
        <w:t xml:space="preserve"> für </w:t>
      </w:r>
      <w:proofErr w:type="spellStart"/>
      <w:r w:rsidRPr="00623061">
        <w:rPr>
          <w:i/>
          <w:iCs/>
          <w:lang w:val="en-US"/>
        </w:rPr>
        <w:t>pädagogische</w:t>
      </w:r>
      <w:proofErr w:type="spellEnd"/>
      <w:r w:rsidRPr="00623061">
        <w:rPr>
          <w:i/>
          <w:iCs/>
          <w:lang w:val="en-US"/>
        </w:rPr>
        <w:t xml:space="preserve"> </w:t>
      </w:r>
      <w:proofErr w:type="spellStart"/>
      <w:r w:rsidRPr="00623061">
        <w:rPr>
          <w:i/>
          <w:iCs/>
          <w:lang w:val="en-US"/>
        </w:rPr>
        <w:t>Psychologie</w:t>
      </w:r>
      <w:proofErr w:type="spellEnd"/>
      <w:r w:rsidRPr="00623061">
        <w:rPr>
          <w:lang w:val="en-US"/>
        </w:rPr>
        <w:t xml:space="preserve">, </w:t>
      </w:r>
      <w:r w:rsidRPr="00623061">
        <w:rPr>
          <w:i/>
          <w:iCs/>
          <w:lang w:val="en-US"/>
        </w:rPr>
        <w:t>21</w:t>
      </w:r>
      <w:r w:rsidRPr="00623061">
        <w:rPr>
          <w:lang w:val="en-US"/>
        </w:rPr>
        <w:t>(1), 29–40.</w:t>
      </w:r>
    </w:p>
    <w:p w14:paraId="240B974B" w14:textId="77777777" w:rsidR="000664D1" w:rsidRPr="006F4C7F" w:rsidRDefault="00281B32" w:rsidP="00786837">
      <w:pPr>
        <w:pStyle w:val="Literaturverzeichnis"/>
        <w:spacing w:line="276" w:lineRule="auto"/>
        <w:jc w:val="both"/>
        <w:rPr>
          <w:lang w:val="en-US"/>
        </w:rPr>
      </w:pPr>
      <w:bookmarkStart w:id="103" w:name="ref-schmidt2024"/>
      <w:bookmarkEnd w:id="102"/>
      <w:r w:rsidRPr="00623061">
        <w:rPr>
          <w:lang w:val="en-US"/>
        </w:rPr>
        <w:t xml:space="preserve">Schmidt, K. (2024). </w:t>
      </w:r>
      <w:r w:rsidRPr="00623061">
        <w:rPr>
          <w:i/>
          <w:iCs/>
          <w:lang w:val="en-US"/>
        </w:rPr>
        <w:t>Teachers’ Engagement With Educational Science How to Communicate Findings From Educational Science in a User-Friendly Way to Teachers</w:t>
      </w:r>
      <w:r w:rsidR="00623061" w:rsidRPr="00623061">
        <w:rPr>
          <w:lang w:val="en-US"/>
        </w:rPr>
        <w:t xml:space="preserve"> (</w:t>
      </w:r>
      <w:proofErr w:type="gramStart"/>
      <w:r w:rsidR="00623061" w:rsidRPr="00623061">
        <w:rPr>
          <w:lang w:val="en-US"/>
        </w:rPr>
        <w:t>urn:nbn</w:t>
      </w:r>
      <w:proofErr w:type="gramEnd"/>
      <w:r w:rsidR="00623061" w:rsidRPr="00623061">
        <w:rPr>
          <w:lang w:val="en-US"/>
        </w:rPr>
        <w:t xml:space="preserve">:de:bsz:751-opus4-6247) [Dissertation, </w:t>
      </w:r>
      <w:proofErr w:type="spellStart"/>
      <w:r w:rsidR="00623061" w:rsidRPr="00623061">
        <w:rPr>
          <w:lang w:val="en-US"/>
        </w:rPr>
        <w:t>Pädagogische</w:t>
      </w:r>
      <w:proofErr w:type="spellEnd"/>
      <w:r w:rsidR="00623061" w:rsidRPr="00623061">
        <w:rPr>
          <w:lang w:val="en-US"/>
        </w:rPr>
        <w:t xml:space="preserve"> Hochschule Karlsruhe]</w:t>
      </w:r>
      <w:r w:rsidRPr="00623061">
        <w:rPr>
          <w:lang w:val="en-US"/>
        </w:rPr>
        <w:t>.</w:t>
      </w:r>
    </w:p>
    <w:p w14:paraId="1E52D367" w14:textId="335493C9" w:rsidR="000664D1" w:rsidRPr="00074D57" w:rsidRDefault="00281B32" w:rsidP="00786837">
      <w:pPr>
        <w:pStyle w:val="Literaturverzeichnis"/>
        <w:spacing w:line="276" w:lineRule="auto"/>
        <w:jc w:val="both"/>
        <w:rPr>
          <w:lang w:val="en-US"/>
        </w:rPr>
      </w:pPr>
      <w:bookmarkStart w:id="104" w:name="ref-schmidt2023"/>
      <w:bookmarkEnd w:id="103"/>
      <w:r>
        <w:t xml:space="preserve">Schmidt, K., Edelsbrunner, P. A., </w:t>
      </w:r>
      <w:proofErr w:type="spellStart"/>
      <w:r>
        <w:t>Rosman</w:t>
      </w:r>
      <w:proofErr w:type="spellEnd"/>
      <w:r>
        <w:t xml:space="preserve">, T., Cramer, C., &amp; Merk, S. (2023). </w:t>
      </w:r>
      <w:r w:rsidRPr="60F5C565">
        <w:rPr>
          <w:lang w:val="en-US"/>
        </w:rPr>
        <w:t xml:space="preserve">When perceived informativity is not enough. How teachers perceive and interpret statistical results of educational research. </w:t>
      </w:r>
      <w:r w:rsidRPr="60F5C565">
        <w:rPr>
          <w:i/>
          <w:iCs/>
          <w:lang w:val="en-US"/>
        </w:rPr>
        <w:t>Teaching and Teacher Education</w:t>
      </w:r>
      <w:r w:rsidRPr="60F5C565">
        <w:rPr>
          <w:lang w:val="en-US"/>
        </w:rPr>
        <w:t xml:space="preserve">, </w:t>
      </w:r>
      <w:r w:rsidRPr="60F5C565">
        <w:rPr>
          <w:i/>
          <w:iCs/>
          <w:lang w:val="en-US"/>
        </w:rPr>
        <w:t>130</w:t>
      </w:r>
      <w:r w:rsidRPr="60F5C565">
        <w:rPr>
          <w:lang w:val="en-US"/>
        </w:rPr>
        <w:t>, 104134.</w:t>
      </w:r>
    </w:p>
    <w:p w14:paraId="25D95995" w14:textId="233FF153" w:rsidR="000664D1" w:rsidRPr="006F4C7F" w:rsidRDefault="00281B32" w:rsidP="00786837">
      <w:pPr>
        <w:pStyle w:val="Literaturverzeichnis"/>
        <w:spacing w:line="276" w:lineRule="auto"/>
        <w:jc w:val="both"/>
        <w:rPr>
          <w:lang w:val="en-US"/>
        </w:rPr>
      </w:pPr>
      <w:bookmarkStart w:id="105" w:name="ref-schneider2024"/>
      <w:bookmarkEnd w:id="104"/>
      <w:r w:rsidRPr="006F4C7F">
        <w:rPr>
          <w:lang w:val="en-US"/>
        </w:rPr>
        <w:t xml:space="preserve">Schneider, J., Schmidt, K., Bohrer, K., &amp; Merk, S. (2024). Communicating Effect Sizes to Teachers. </w:t>
      </w:r>
      <w:proofErr w:type="spellStart"/>
      <w:r w:rsidRPr="006F4C7F">
        <w:rPr>
          <w:i/>
          <w:iCs/>
          <w:lang w:val="en-US"/>
        </w:rPr>
        <w:t>Zeitschrift</w:t>
      </w:r>
      <w:proofErr w:type="spellEnd"/>
      <w:r w:rsidRPr="006F4C7F">
        <w:rPr>
          <w:i/>
          <w:iCs/>
          <w:lang w:val="en-US"/>
        </w:rPr>
        <w:t xml:space="preserve"> </w:t>
      </w:r>
      <w:r w:rsidR="00E74055" w:rsidRPr="006F4C7F">
        <w:rPr>
          <w:i/>
          <w:iCs/>
          <w:lang w:val="en-US"/>
        </w:rPr>
        <w:t>f</w:t>
      </w:r>
      <w:r w:rsidRPr="006F4C7F">
        <w:rPr>
          <w:i/>
          <w:iCs/>
          <w:lang w:val="en-US"/>
        </w:rPr>
        <w:t xml:space="preserve">ür </w:t>
      </w:r>
      <w:proofErr w:type="spellStart"/>
      <w:r w:rsidRPr="006F4C7F">
        <w:rPr>
          <w:i/>
          <w:iCs/>
          <w:lang w:val="en-US"/>
        </w:rPr>
        <w:t>Psychologie</w:t>
      </w:r>
      <w:proofErr w:type="spellEnd"/>
      <w:r w:rsidR="00623061" w:rsidRPr="006F4C7F">
        <w:rPr>
          <w:i/>
          <w:iCs/>
          <w:lang w:val="en-US"/>
        </w:rPr>
        <w:t xml:space="preserve"> 233</w:t>
      </w:r>
      <w:r w:rsidR="00623061" w:rsidRPr="006F4C7F">
        <w:rPr>
          <w:lang w:val="en-US"/>
        </w:rPr>
        <w:t>(1), 52</w:t>
      </w:r>
      <w:r w:rsidR="11F242EB" w:rsidRPr="006F4C7F">
        <w:rPr>
          <w:lang w:val="en-US"/>
        </w:rPr>
        <w:t>–</w:t>
      </w:r>
      <w:r w:rsidR="00623061" w:rsidRPr="006F4C7F">
        <w:rPr>
          <w:lang w:val="en-US"/>
        </w:rPr>
        <w:t>63</w:t>
      </w:r>
      <w:r w:rsidRPr="006F4C7F">
        <w:rPr>
          <w:lang w:val="en-US"/>
        </w:rPr>
        <w:t>.</w:t>
      </w:r>
    </w:p>
    <w:p w14:paraId="27578C75" w14:textId="77777777" w:rsidR="000664D1" w:rsidRPr="00074D57" w:rsidRDefault="00281B32" w:rsidP="00786837">
      <w:pPr>
        <w:pStyle w:val="Literaturverzeichnis"/>
        <w:spacing w:line="276" w:lineRule="auto"/>
        <w:jc w:val="both"/>
        <w:rPr>
          <w:lang w:val="en-US"/>
        </w:rPr>
      </w:pPr>
      <w:bookmarkStart w:id="106" w:name="ref-sharples2015"/>
      <w:bookmarkEnd w:id="105"/>
      <w:r w:rsidRPr="00074D57">
        <w:rPr>
          <w:lang w:val="en-US"/>
        </w:rPr>
        <w:t xml:space="preserve">Sharples, J., &amp; Sheard, M. (2015). </w:t>
      </w:r>
      <w:r w:rsidRPr="00F54146">
        <w:rPr>
          <w:lang w:val="en-US"/>
        </w:rPr>
        <w:t>Developing an Evidence-Informed Support Service for Schools – Reflections on a UK Model</w:t>
      </w:r>
      <w:r w:rsidRPr="00074D57">
        <w:rPr>
          <w:lang w:val="en-US"/>
        </w:rPr>
        <w:t xml:space="preserve">. </w:t>
      </w:r>
      <w:r w:rsidRPr="00074D57">
        <w:rPr>
          <w:i/>
          <w:iCs/>
          <w:lang w:val="en-US"/>
        </w:rPr>
        <w:t>Evidence &amp; Policy</w:t>
      </w:r>
      <w:r w:rsidRPr="00074D57">
        <w:rPr>
          <w:lang w:val="en-US"/>
        </w:rPr>
        <w:t xml:space="preserve">, </w:t>
      </w:r>
      <w:r w:rsidRPr="00074D57">
        <w:rPr>
          <w:i/>
          <w:iCs/>
          <w:lang w:val="en-US"/>
        </w:rPr>
        <w:t>11</w:t>
      </w:r>
      <w:r w:rsidRPr="00074D57">
        <w:rPr>
          <w:lang w:val="en-US"/>
        </w:rPr>
        <w:t>(4), 577–587.</w:t>
      </w:r>
    </w:p>
    <w:p w14:paraId="1791707B" w14:textId="365CEF7D" w:rsidR="000664D1" w:rsidRPr="00074D57" w:rsidRDefault="00281B32" w:rsidP="00786837">
      <w:pPr>
        <w:pStyle w:val="Literaturverzeichnis"/>
        <w:spacing w:line="276" w:lineRule="auto"/>
        <w:jc w:val="both"/>
        <w:rPr>
          <w:lang w:val="en-US"/>
        </w:rPr>
      </w:pPr>
      <w:bookmarkStart w:id="107" w:name="ref-shavelson2002"/>
      <w:bookmarkEnd w:id="106"/>
      <w:r w:rsidRPr="60F5C565">
        <w:rPr>
          <w:lang w:val="en-US"/>
        </w:rPr>
        <w:t xml:space="preserve">Shavelson, R. J., &amp; Towne, L. (2002). </w:t>
      </w:r>
      <w:r w:rsidRPr="60F5C565">
        <w:rPr>
          <w:i/>
          <w:iCs/>
          <w:lang w:val="en-US"/>
        </w:rPr>
        <w:t>Scientific Research in Education</w:t>
      </w:r>
      <w:r w:rsidRPr="60F5C565">
        <w:rPr>
          <w:lang w:val="en-US"/>
        </w:rPr>
        <w:t>. National Academies Press.</w:t>
      </w:r>
    </w:p>
    <w:p w14:paraId="4591A24D" w14:textId="77777777" w:rsidR="000664D1" w:rsidRPr="00074D57" w:rsidRDefault="00281B32" w:rsidP="00786837">
      <w:pPr>
        <w:pStyle w:val="Literaturverzeichnis"/>
        <w:spacing w:line="276" w:lineRule="auto"/>
        <w:jc w:val="both"/>
        <w:rPr>
          <w:lang w:val="en-US"/>
        </w:rPr>
      </w:pPr>
      <w:bookmarkStart w:id="108" w:name="ref-slavin2020"/>
      <w:bookmarkEnd w:id="107"/>
      <w:r w:rsidRPr="00074D57">
        <w:rPr>
          <w:lang w:val="en-US"/>
        </w:rPr>
        <w:t xml:space="preserve">Slavin, R. E. (2020). </w:t>
      </w:r>
      <w:r w:rsidRPr="00F54146">
        <w:rPr>
          <w:lang w:val="en-US"/>
        </w:rPr>
        <w:t>How evidence-based reform will transform research and practice in education</w:t>
      </w:r>
      <w:r w:rsidRPr="00074D57">
        <w:rPr>
          <w:lang w:val="en-US"/>
        </w:rPr>
        <w:t xml:space="preserve">. </w:t>
      </w:r>
      <w:r w:rsidRPr="00074D57">
        <w:rPr>
          <w:i/>
          <w:iCs/>
          <w:lang w:val="en-US"/>
        </w:rPr>
        <w:t>Educational Psychologist</w:t>
      </w:r>
      <w:r w:rsidRPr="00074D57">
        <w:rPr>
          <w:lang w:val="en-US"/>
        </w:rPr>
        <w:t xml:space="preserve">, </w:t>
      </w:r>
      <w:r w:rsidRPr="00074D57">
        <w:rPr>
          <w:i/>
          <w:iCs/>
          <w:lang w:val="en-US"/>
        </w:rPr>
        <w:t>55</w:t>
      </w:r>
      <w:r w:rsidRPr="00074D57">
        <w:rPr>
          <w:lang w:val="en-US"/>
        </w:rPr>
        <w:t>(1), 21–31.</w:t>
      </w:r>
    </w:p>
    <w:p w14:paraId="08B926C1" w14:textId="77777777" w:rsidR="000664D1" w:rsidRDefault="00281B32" w:rsidP="00786837">
      <w:pPr>
        <w:pStyle w:val="Literaturverzeichnis"/>
        <w:spacing w:line="276" w:lineRule="auto"/>
        <w:jc w:val="both"/>
      </w:pPr>
      <w:bookmarkStart w:id="109" w:name="ref-standevelopmentteam2024"/>
      <w:bookmarkEnd w:id="108"/>
      <w:r w:rsidRPr="00074D57">
        <w:rPr>
          <w:lang w:val="en-US"/>
        </w:rPr>
        <w:t xml:space="preserve">Stan Development Team. (2024). </w:t>
      </w:r>
      <w:r w:rsidRPr="00074D57">
        <w:rPr>
          <w:i/>
          <w:iCs/>
          <w:lang w:val="en-US"/>
        </w:rPr>
        <w:t>Stan Modeling Language Users Guide and Reference Manual</w:t>
      </w:r>
      <w:r w:rsidRPr="00074D57">
        <w:rPr>
          <w:lang w:val="en-US"/>
        </w:rPr>
        <w:t xml:space="preserve">. </w:t>
      </w:r>
      <w:r>
        <w:t xml:space="preserve">Abgerufen von </w:t>
      </w:r>
      <w:r w:rsidRPr="00F54146">
        <w:t>https://mc-stan.org</w:t>
      </w:r>
    </w:p>
    <w:p w14:paraId="4B265336" w14:textId="77777777" w:rsidR="000664D1" w:rsidRDefault="00281B32" w:rsidP="00786837">
      <w:pPr>
        <w:pStyle w:val="Literaturverzeichnis"/>
        <w:spacing w:line="276" w:lineRule="auto"/>
        <w:jc w:val="both"/>
      </w:pPr>
      <w:bookmarkStart w:id="110" w:name="ref-stark2017"/>
      <w:bookmarkEnd w:id="109"/>
      <w:r>
        <w:t xml:space="preserve">Stark, R. (2017). </w:t>
      </w:r>
      <w:r w:rsidRPr="00F54146">
        <w:t>Probleme evidenzbasierter bzw. -orientierter pädagogischer Praxis</w:t>
      </w:r>
      <w:r>
        <w:t xml:space="preserve">. </w:t>
      </w:r>
      <w:r>
        <w:rPr>
          <w:i/>
          <w:iCs/>
        </w:rPr>
        <w:t>Zeitschrift für Pädagogische Psychologie</w:t>
      </w:r>
      <w:r>
        <w:t xml:space="preserve">, </w:t>
      </w:r>
      <w:r>
        <w:rPr>
          <w:i/>
          <w:iCs/>
        </w:rPr>
        <w:t>31</w:t>
      </w:r>
      <w:r>
        <w:t>(2), 99–110.</w:t>
      </w:r>
    </w:p>
    <w:p w14:paraId="7B62C788" w14:textId="77777777" w:rsidR="000664D1" w:rsidRDefault="00281B32" w:rsidP="00786837">
      <w:pPr>
        <w:pStyle w:val="Literaturverzeichnis"/>
        <w:spacing w:line="276" w:lineRule="auto"/>
        <w:jc w:val="both"/>
      </w:pPr>
      <w:bookmarkStart w:id="111" w:name="ref-taz.de2023"/>
      <w:bookmarkEnd w:id="110"/>
      <w:r w:rsidRPr="3C8EA469">
        <w:rPr>
          <w:lang w:val="de-DE"/>
        </w:rPr>
        <w:t xml:space="preserve">taz.de. (2023). Pisa-Schock für deutsche </w:t>
      </w:r>
      <w:proofErr w:type="spellStart"/>
      <w:proofErr w:type="gramStart"/>
      <w:r w:rsidRPr="3C8EA469">
        <w:rPr>
          <w:lang w:val="de-DE"/>
        </w:rPr>
        <w:t>Schüler:innen</w:t>
      </w:r>
      <w:proofErr w:type="spellEnd"/>
      <w:proofErr w:type="gramEnd"/>
      <w:r w:rsidRPr="3C8EA469">
        <w:rPr>
          <w:lang w:val="de-DE"/>
        </w:rPr>
        <w:t>: Im freien Fall | taz.de. Abgerufen von https://taz.de/Pisa-Schock-fuer-deutsche-Schuelerinnen/!5974146/</w:t>
      </w:r>
    </w:p>
    <w:p w14:paraId="65365E92" w14:textId="77777777" w:rsidR="000664D1" w:rsidRPr="00074D57" w:rsidRDefault="00281B32" w:rsidP="00786837">
      <w:pPr>
        <w:pStyle w:val="Literaturverzeichnis"/>
        <w:spacing w:line="276" w:lineRule="auto"/>
        <w:jc w:val="both"/>
        <w:rPr>
          <w:lang w:val="en-US"/>
        </w:rPr>
      </w:pPr>
      <w:bookmarkStart w:id="112" w:name="ref-thorndike1904"/>
      <w:bookmarkEnd w:id="111"/>
      <w:r w:rsidRPr="00074D57">
        <w:rPr>
          <w:lang w:val="en-US"/>
        </w:rPr>
        <w:t xml:space="preserve">Thorndike, E. L. (1904). </w:t>
      </w:r>
      <w:r w:rsidRPr="00F54146">
        <w:rPr>
          <w:i/>
          <w:iCs/>
          <w:lang w:val="en-US"/>
        </w:rPr>
        <w:t>Theory of mental and social measurements.</w:t>
      </w:r>
      <w:r w:rsidRPr="00074D57">
        <w:rPr>
          <w:lang w:val="en-US"/>
        </w:rPr>
        <w:t xml:space="preserve"> The Science Press.</w:t>
      </w:r>
    </w:p>
    <w:p w14:paraId="4C780A9B" w14:textId="312095BC" w:rsidR="000664D1" w:rsidRPr="00074D57" w:rsidRDefault="00281B32" w:rsidP="00786837">
      <w:pPr>
        <w:pStyle w:val="Literaturverzeichnis"/>
        <w:spacing w:line="276" w:lineRule="auto"/>
        <w:jc w:val="both"/>
        <w:rPr>
          <w:lang w:val="en-US"/>
        </w:rPr>
      </w:pPr>
      <w:bookmarkStart w:id="113" w:name="ref-vehtari2021prefix"/>
      <w:bookmarkEnd w:id="112"/>
      <w:proofErr w:type="spellStart"/>
      <w:r w:rsidRPr="60F5C565">
        <w:rPr>
          <w:lang w:val="en-US"/>
        </w:rPr>
        <w:t>Vehtari</w:t>
      </w:r>
      <w:proofErr w:type="spellEnd"/>
      <w:r w:rsidRPr="60F5C565">
        <w:rPr>
          <w:lang w:val="en-US"/>
        </w:rPr>
        <w:t xml:space="preserve">, A., Gelman, A., Simpson, D., Carpenter, B., &amp; </w:t>
      </w:r>
      <w:proofErr w:type="spellStart"/>
      <w:r w:rsidRPr="60F5C565">
        <w:rPr>
          <w:lang w:val="en-US"/>
        </w:rPr>
        <w:t>Bürkner</w:t>
      </w:r>
      <w:proofErr w:type="spellEnd"/>
      <w:r w:rsidRPr="60F5C565">
        <w:rPr>
          <w:lang w:val="en-US"/>
        </w:rPr>
        <w:t xml:space="preserve">, P.-C. (2021). Rank-Normalization, Folding, and Localization: An Improved Rˆ for Assessing Convergence of MCMC (with Discussion). </w:t>
      </w:r>
      <w:r w:rsidRPr="60F5C565">
        <w:rPr>
          <w:i/>
          <w:iCs/>
          <w:lang w:val="en-US"/>
        </w:rPr>
        <w:t>Bayesian Analysis</w:t>
      </w:r>
      <w:r w:rsidRPr="60F5C565">
        <w:rPr>
          <w:lang w:val="en-US"/>
        </w:rPr>
        <w:t xml:space="preserve">, </w:t>
      </w:r>
      <w:r w:rsidRPr="60F5C565">
        <w:rPr>
          <w:i/>
          <w:iCs/>
          <w:lang w:val="en-US"/>
        </w:rPr>
        <w:t>16</w:t>
      </w:r>
      <w:r w:rsidRPr="60F5C565">
        <w:rPr>
          <w:lang w:val="en-US"/>
        </w:rPr>
        <w:t>(2)</w:t>
      </w:r>
      <w:ins w:id="114" w:author="hiwi.schulpaed@ife.uni-tuebingen.de" w:date="2025-02-13T09:51:00Z">
        <w:r w:rsidR="13E17153" w:rsidRPr="60F5C565">
          <w:rPr>
            <w:lang w:val="en-US"/>
          </w:rPr>
          <w:t>,</w:t>
        </w:r>
        <w:commentRangeStart w:id="115"/>
        <w:commentRangeStart w:id="116"/>
        <w:r w:rsidR="13E17153" w:rsidRPr="60F5C565">
          <w:rPr>
            <w:lang w:val="en-US"/>
          </w:rPr>
          <w:t xml:space="preserve"> </w:t>
        </w:r>
      </w:ins>
      <w:ins w:id="117" w:author="Kirstin Schmidt" w:date="2025-03-13T14:16:00Z" w16du:dateUtc="2025-03-13T13:16:00Z">
        <w:r w:rsidR="00336F21">
          <w:rPr>
            <w:lang w:val="en-US"/>
          </w:rPr>
          <w:t>667</w:t>
        </w:r>
      </w:ins>
      <w:ins w:id="118" w:author="hiwi.schulpaed@ife.uni-tuebingen.de" w:date="2025-02-13T09:51:00Z">
        <w:r w:rsidR="13E17153" w:rsidRPr="60F5C565">
          <w:rPr>
            <w:lang w:val="en-US"/>
          </w:rPr>
          <w:t>–</w:t>
        </w:r>
      </w:ins>
      <w:ins w:id="119" w:author="Kirstin Schmidt" w:date="2025-03-13T14:16:00Z" w16du:dateUtc="2025-03-13T13:16:00Z">
        <w:r w:rsidR="00336F21">
          <w:rPr>
            <w:lang w:val="en-US"/>
          </w:rPr>
          <w:t>718</w:t>
        </w:r>
      </w:ins>
      <w:r w:rsidRPr="60F5C565">
        <w:rPr>
          <w:lang w:val="en-US"/>
        </w:rPr>
        <w:t>.</w:t>
      </w:r>
      <w:commentRangeEnd w:id="115"/>
      <w:r>
        <w:commentReference w:id="115"/>
      </w:r>
      <w:commentRangeEnd w:id="116"/>
      <w:r w:rsidR="00CE3E90">
        <w:rPr>
          <w:rStyle w:val="Kommentarzeichen"/>
        </w:rPr>
        <w:commentReference w:id="116"/>
      </w:r>
    </w:p>
    <w:p w14:paraId="3CA71996" w14:textId="79F53BFD" w:rsidR="000664D1" w:rsidRDefault="00281B32" w:rsidP="00786837">
      <w:pPr>
        <w:pStyle w:val="Literaturverzeichnis"/>
        <w:spacing w:line="276" w:lineRule="auto"/>
        <w:jc w:val="both"/>
      </w:pPr>
      <w:bookmarkStart w:id="120" w:name="ref-zhang2023"/>
      <w:bookmarkEnd w:id="113"/>
      <w:r w:rsidRPr="60F5C565">
        <w:rPr>
          <w:lang w:val="en-US"/>
        </w:rPr>
        <w:t xml:space="preserve">Zhang, S., Heck, P. R., Meyer, M. N., Chabris, C. F., Goldstein, D. G., &amp; Hofman, J. M. (2023). An illusion of predictability in scientific results: Even experts confuse inferential uncertainty and outcome variability. </w:t>
      </w:r>
      <w:r w:rsidRPr="60F5C565">
        <w:rPr>
          <w:i/>
          <w:iCs/>
        </w:rPr>
        <w:t xml:space="preserve">Proceedings </w:t>
      </w:r>
      <w:proofErr w:type="spellStart"/>
      <w:r w:rsidRPr="60F5C565">
        <w:rPr>
          <w:i/>
          <w:iCs/>
        </w:rPr>
        <w:t>of</w:t>
      </w:r>
      <w:proofErr w:type="spellEnd"/>
      <w:r w:rsidRPr="60F5C565">
        <w:rPr>
          <w:i/>
          <w:iCs/>
        </w:rPr>
        <w:t xml:space="preserve"> </w:t>
      </w:r>
      <w:proofErr w:type="spellStart"/>
      <w:r w:rsidRPr="60F5C565">
        <w:rPr>
          <w:i/>
          <w:iCs/>
        </w:rPr>
        <w:t>the</w:t>
      </w:r>
      <w:proofErr w:type="spellEnd"/>
      <w:r w:rsidRPr="60F5C565">
        <w:rPr>
          <w:i/>
          <w:iCs/>
        </w:rPr>
        <w:t xml:space="preserve"> National Academy </w:t>
      </w:r>
      <w:proofErr w:type="spellStart"/>
      <w:r w:rsidRPr="60F5C565">
        <w:rPr>
          <w:i/>
          <w:iCs/>
        </w:rPr>
        <w:t>of</w:t>
      </w:r>
      <w:proofErr w:type="spellEnd"/>
      <w:r w:rsidRPr="60F5C565">
        <w:rPr>
          <w:i/>
          <w:iCs/>
        </w:rPr>
        <w:t xml:space="preserve"> Sciences</w:t>
      </w:r>
      <w:r>
        <w:t xml:space="preserve">, </w:t>
      </w:r>
      <w:r w:rsidRPr="60F5C565">
        <w:rPr>
          <w:i/>
          <w:iCs/>
        </w:rPr>
        <w:t>120</w:t>
      </w:r>
      <w:r>
        <w:t>(33</w:t>
      </w:r>
      <w:proofErr w:type="gramStart"/>
      <w:r>
        <w:t>),  e</w:t>
      </w:r>
      <w:proofErr w:type="gramEnd"/>
      <w:r>
        <w:t>2302491120.</w:t>
      </w:r>
      <w:bookmarkEnd w:id="22"/>
      <w:bookmarkEnd w:id="23"/>
      <w:bookmarkEnd w:id="25"/>
      <w:bookmarkEnd w:id="120"/>
    </w:p>
    <w:sectPr w:rsidR="000664D1">
      <w:headerReference w:type="default" r:id="rId1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hiwi.schulpaed@ife.uni-tuebingen.de" w:date="2025-02-13T10:38:00Z" w:initials="hi">
    <w:p w14:paraId="729A4E3A" w14:textId="2BE8A9A6" w:rsidR="00442C94" w:rsidRDefault="00000000">
      <w:r>
        <w:annotationRef/>
      </w:r>
      <w:r w:rsidRPr="33D96BAD">
        <w:t>Seitenangaben fehlen</w:t>
      </w:r>
    </w:p>
  </w:comment>
  <w:comment w:id="40" w:author="Kirstin Schmidt" w:date="2025-03-13T14:23:00Z" w:initials="KS">
    <w:p w14:paraId="26F1BF7B" w14:textId="795A1067" w:rsidR="001E5B2E" w:rsidRDefault="001E5B2E">
      <w:pPr>
        <w:pStyle w:val="Kommentartext"/>
      </w:pPr>
      <w:r>
        <w:rPr>
          <w:rStyle w:val="Kommentarzeichen"/>
        </w:rPr>
        <w:annotationRef/>
      </w:r>
      <w:r>
        <w:t>Erledigt</w:t>
      </w:r>
    </w:p>
  </w:comment>
  <w:comment w:id="50" w:author="hiwi.schulpaed@ife.uni-tuebingen.de" w:date="2025-02-13T10:39:00Z" w:initials="hi">
    <w:p w14:paraId="68B817E6" w14:textId="44390365" w:rsidR="00442C94" w:rsidRDefault="00000000">
      <w:r>
        <w:annotationRef/>
      </w:r>
      <w:r w:rsidRPr="69BD2C58">
        <w:t>Seitenspanne fehlt, falls vorhanden?</w:t>
      </w:r>
    </w:p>
  </w:comment>
  <w:comment w:id="51" w:author="Kirstin Schmidt" w:date="2025-03-13T14:23:00Z" w:initials="KS">
    <w:p w14:paraId="2BA785B7" w14:textId="6D6F28CD" w:rsidR="001E5B2E" w:rsidRDefault="001E5B2E">
      <w:pPr>
        <w:pStyle w:val="Kommentartext"/>
      </w:pPr>
      <w:r>
        <w:rPr>
          <w:rStyle w:val="Kommentarzeichen"/>
        </w:rPr>
        <w:annotationRef/>
      </w:r>
      <w:r>
        <w:t>Erledigt</w:t>
      </w:r>
    </w:p>
  </w:comment>
  <w:comment w:id="81" w:author="hiwi.schulpaed@ife.uni-tuebingen.de" w:date="2025-02-13T10:46:00Z" w:initials="hi">
    <w:p w14:paraId="17196009" w14:textId="60C320D1" w:rsidR="00442C94" w:rsidRDefault="00000000">
      <w:r>
        <w:annotationRef/>
      </w:r>
      <w:r w:rsidRPr="7E28EF16">
        <w:t>Seitenangaben fehlen</w:t>
      </w:r>
    </w:p>
  </w:comment>
  <w:comment w:id="100" w:author="hiwi.schulpaed@ife.uni-tuebingen.de" w:date="2025-02-13T10:49:00Z" w:initials="hi">
    <w:p w14:paraId="40FE5F98" w14:textId="63BA5552" w:rsidR="00442C94" w:rsidRDefault="00000000">
      <w:r>
        <w:annotationRef/>
      </w:r>
      <w:r w:rsidRPr="148DCF8B">
        <w:t>Seitenangaben fehlen</w:t>
      </w:r>
    </w:p>
  </w:comment>
  <w:comment w:id="99" w:author="Kirstin Schmidt" w:date="2025-03-13T14:36:00Z" w:initials="KS">
    <w:p w14:paraId="4D02B90C" w14:textId="02CC0006" w:rsidR="00CE3E90" w:rsidRDefault="00CE3E90">
      <w:pPr>
        <w:pStyle w:val="Kommentartext"/>
      </w:pPr>
      <w:r>
        <w:rPr>
          <w:rStyle w:val="Kommentarzeichen"/>
        </w:rPr>
        <w:annotationRef/>
      </w:r>
      <w:r>
        <w:t>Hier stimmt irgendwas nicht – zwei Referenzen miteinander vermischt?</w:t>
      </w:r>
    </w:p>
    <w:p w14:paraId="4C73A2D8" w14:textId="774816B3" w:rsidR="00CE3E90" w:rsidRDefault="00CE3E90">
      <w:pPr>
        <w:pStyle w:val="Kommentartext"/>
      </w:pPr>
    </w:p>
  </w:comment>
  <w:comment w:id="115" w:author="hiwi.schulpaed@ife.uni-tuebingen.de" w:date="2025-02-13T10:52:00Z" w:initials="hi">
    <w:p w14:paraId="2859AFCC" w14:textId="67638E64" w:rsidR="00442C94" w:rsidRDefault="00000000">
      <w:r>
        <w:annotationRef/>
      </w:r>
      <w:r w:rsidRPr="61ADCA49">
        <w:t>Seitenangaben fehlen</w:t>
      </w:r>
    </w:p>
  </w:comment>
  <w:comment w:id="116" w:author="Kirstin Schmidt" w:date="2025-03-13T14:38:00Z" w:initials="KS">
    <w:p w14:paraId="628C00F3" w14:textId="14DE70D5" w:rsidR="00CE3E90" w:rsidRDefault="00CE3E90">
      <w:pPr>
        <w:pStyle w:val="Kommentartext"/>
      </w:pPr>
      <w:r>
        <w:rPr>
          <w:rStyle w:val="Kommentarzeichen"/>
        </w:rPr>
        <w:annotationRef/>
      </w:r>
      <w:r>
        <w:t>Erledigt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A4E3A" w15:done="0"/>
  <w15:commentEx w15:paraId="26F1BF7B" w15:paraIdParent="729A4E3A" w15:done="0"/>
  <w15:commentEx w15:paraId="68B817E6" w15:done="0"/>
  <w15:commentEx w15:paraId="2BA785B7" w15:paraIdParent="68B817E6" w15:done="0"/>
  <w15:commentEx w15:paraId="17196009" w15:done="0"/>
  <w15:commentEx w15:paraId="40FE5F98" w15:done="0"/>
  <w15:commentEx w15:paraId="4C73A2D8" w15:done="0"/>
  <w15:commentEx w15:paraId="2859AFCC" w15:done="0"/>
  <w15:commentEx w15:paraId="628C00F3" w15:paraIdParent="2859A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277ECA" w16cex:dateUtc="2025-02-13T09:38:00Z"/>
  <w16cex:commentExtensible w16cex:durableId="5FA9DA46" w16cex:dateUtc="2025-03-13T13:23:00Z"/>
  <w16cex:commentExtensible w16cex:durableId="2D5BCEF0" w16cex:dateUtc="2025-02-13T09:39:00Z"/>
  <w16cex:commentExtensible w16cex:durableId="15093033" w16cex:dateUtc="2025-03-13T13:23:00Z"/>
  <w16cex:commentExtensible w16cex:durableId="626535BE" w16cex:dateUtc="2025-02-13T09:46:00Z"/>
  <w16cex:commentExtensible w16cex:durableId="1121585C" w16cex:dateUtc="2025-02-13T09:49:00Z"/>
  <w16cex:commentExtensible w16cex:durableId="54AAC48C" w16cex:dateUtc="2025-03-13T13:36:00Z"/>
  <w16cex:commentExtensible w16cex:durableId="6D7E25F8" w16cex:dateUtc="2025-02-13T09:52:00Z"/>
  <w16cex:commentExtensible w16cex:durableId="0DF494E1" w16cex:dateUtc="2025-03-13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A4E3A" w16cid:durableId="17277ECA"/>
  <w16cid:commentId w16cid:paraId="26F1BF7B" w16cid:durableId="5FA9DA46"/>
  <w16cid:commentId w16cid:paraId="68B817E6" w16cid:durableId="2D5BCEF0"/>
  <w16cid:commentId w16cid:paraId="2BA785B7" w16cid:durableId="15093033"/>
  <w16cid:commentId w16cid:paraId="17196009" w16cid:durableId="626535BE"/>
  <w16cid:commentId w16cid:paraId="40FE5F98" w16cid:durableId="1121585C"/>
  <w16cid:commentId w16cid:paraId="4C73A2D8" w16cid:durableId="54AAC48C"/>
  <w16cid:commentId w16cid:paraId="2859AFCC" w16cid:durableId="6D7E25F8"/>
  <w16cid:commentId w16cid:paraId="628C00F3" w16cid:durableId="0DF494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8E2C" w14:textId="77777777" w:rsidR="00436152" w:rsidRDefault="00436152">
      <w:pPr>
        <w:spacing w:line="240" w:lineRule="auto"/>
      </w:pPr>
      <w:r>
        <w:separator/>
      </w:r>
    </w:p>
  </w:endnote>
  <w:endnote w:type="continuationSeparator" w:id="0">
    <w:p w14:paraId="58E3CEC7" w14:textId="77777777" w:rsidR="00436152" w:rsidRDefault="00436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21FE" w14:textId="77777777" w:rsidR="00436152" w:rsidRDefault="00436152">
      <w:pPr>
        <w:spacing w:line="240" w:lineRule="auto"/>
      </w:pPr>
      <w:r>
        <w:separator/>
      </w:r>
    </w:p>
  </w:footnote>
  <w:footnote w:type="continuationSeparator" w:id="0">
    <w:p w14:paraId="6B00FC60" w14:textId="77777777" w:rsidR="00436152" w:rsidRDefault="004361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441" w14:textId="4C9011B3" w:rsidR="00340B9E" w:rsidRPr="000D23CF" w:rsidRDefault="00000000" w:rsidP="3C8EA469">
    <w:pPr>
      <w:tabs>
        <w:tab w:val="right" w:pos="9360"/>
      </w:tabs>
      <w:rPr>
        <w:lang w:val="de-DE"/>
      </w:rPr>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F4C7F">
          <w:t xml:space="preserve">     </w:t>
        </w:r>
      </w:sdtContent>
    </w:sdt>
    <w:r w:rsidR="000D23CF">
      <w:tab/>
    </w:r>
    <w:r w:rsidR="000D23CF" w:rsidRPr="3C8EA469">
      <w:rPr>
        <w:noProof/>
        <w:lang w:val="de-DE"/>
      </w:rPr>
      <w:fldChar w:fldCharType="begin"/>
    </w:r>
    <w:r w:rsidR="000D23CF">
      <w:instrText xml:space="preserve"> PAGE   \* MERGEFORMAT </w:instrText>
    </w:r>
    <w:r w:rsidR="000D23CF" w:rsidRPr="3C8EA469">
      <w:fldChar w:fldCharType="separate"/>
    </w:r>
    <w:r w:rsidR="3C8EA469" w:rsidRPr="3C8EA469">
      <w:rPr>
        <w:noProof/>
        <w:lang w:val="de-DE"/>
      </w:rPr>
      <w:t>1</w:t>
    </w:r>
    <w:r w:rsidR="000D23CF" w:rsidRPr="3C8EA469">
      <w:rPr>
        <w:noProof/>
        <w:lang w:val="de-DE"/>
      </w:rPr>
      <w:fldChar w:fldCharType="end"/>
    </w:r>
  </w:p>
  <w:p w14:paraId="049F31CB" w14:textId="77777777" w:rsidR="00340B9E" w:rsidRDefault="00340B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7AAC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0A34F11"/>
    <w:multiLevelType w:val="hybridMultilevel"/>
    <w:tmpl w:val="DAF0D538"/>
    <w:lvl w:ilvl="0" w:tplc="F68C0A2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226E39"/>
    <w:multiLevelType w:val="hybridMultilevel"/>
    <w:tmpl w:val="C55E5634"/>
    <w:lvl w:ilvl="0" w:tplc="0C92ACE8">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16742E"/>
    <w:multiLevelType w:val="hybridMultilevel"/>
    <w:tmpl w:val="BEA4548C"/>
    <w:lvl w:ilvl="0" w:tplc="D22A551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4"/>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5077234">
    <w:abstractNumId w:val="10"/>
  </w:num>
  <w:num w:numId="23" w16cid:durableId="27994087">
    <w:abstractNumId w:val="11"/>
  </w:num>
  <w:num w:numId="24" w16cid:durableId="617489445">
    <w:abstractNumId w:val="13"/>
  </w:num>
  <w:num w:numId="25" w16cid:durableId="202253860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wi.schulpaed@ife.uni-tuebingen.de">
    <w15:presenceInfo w15:providerId="AD" w15:userId="S::urn:spo:guest#hiwi.schulpaed@ife.uni-tuebingen.de::"/>
  </w15:person>
  <w15:person w15:author="Kirstin Schmidt">
    <w15:presenceInfo w15:providerId="None" w15:userId="Kirstin Schmid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915"/>
    <w:rsid w:val="00041AF0"/>
    <w:rsid w:val="00060379"/>
    <w:rsid w:val="00064E3B"/>
    <w:rsid w:val="00065938"/>
    <w:rsid w:val="000664D1"/>
    <w:rsid w:val="00074D57"/>
    <w:rsid w:val="00077AB1"/>
    <w:rsid w:val="00080BB0"/>
    <w:rsid w:val="00090864"/>
    <w:rsid w:val="000B6803"/>
    <w:rsid w:val="000C2C77"/>
    <w:rsid w:val="000D23CF"/>
    <w:rsid w:val="000D44D5"/>
    <w:rsid w:val="000D5C95"/>
    <w:rsid w:val="00101C59"/>
    <w:rsid w:val="00102C76"/>
    <w:rsid w:val="00126683"/>
    <w:rsid w:val="0017682D"/>
    <w:rsid w:val="00184809"/>
    <w:rsid w:val="001A345B"/>
    <w:rsid w:val="001B0FEA"/>
    <w:rsid w:val="001B7365"/>
    <w:rsid w:val="001E466D"/>
    <w:rsid w:val="001E5B2E"/>
    <w:rsid w:val="001F1CB0"/>
    <w:rsid w:val="00216260"/>
    <w:rsid w:val="002164AD"/>
    <w:rsid w:val="002239CF"/>
    <w:rsid w:val="00225010"/>
    <w:rsid w:val="00232B45"/>
    <w:rsid w:val="002432D4"/>
    <w:rsid w:val="00250BD5"/>
    <w:rsid w:val="00251EDB"/>
    <w:rsid w:val="0025433B"/>
    <w:rsid w:val="0027048E"/>
    <w:rsid w:val="002723E0"/>
    <w:rsid w:val="0027518C"/>
    <w:rsid w:val="002768E4"/>
    <w:rsid w:val="00281B32"/>
    <w:rsid w:val="002A768D"/>
    <w:rsid w:val="002B1D3B"/>
    <w:rsid w:val="002B5DA1"/>
    <w:rsid w:val="002B6632"/>
    <w:rsid w:val="002C3B74"/>
    <w:rsid w:val="002C4763"/>
    <w:rsid w:val="002C5DF2"/>
    <w:rsid w:val="002D1E21"/>
    <w:rsid w:val="002F5371"/>
    <w:rsid w:val="00302197"/>
    <w:rsid w:val="0030567B"/>
    <w:rsid w:val="003141C0"/>
    <w:rsid w:val="003145A2"/>
    <w:rsid w:val="003340D6"/>
    <w:rsid w:val="00336F21"/>
    <w:rsid w:val="00340B9E"/>
    <w:rsid w:val="00386E39"/>
    <w:rsid w:val="00387689"/>
    <w:rsid w:val="003B7C65"/>
    <w:rsid w:val="003C7A55"/>
    <w:rsid w:val="003D2E3A"/>
    <w:rsid w:val="003D73FF"/>
    <w:rsid w:val="004023D3"/>
    <w:rsid w:val="00434829"/>
    <w:rsid w:val="00436152"/>
    <w:rsid w:val="00442C94"/>
    <w:rsid w:val="004544C0"/>
    <w:rsid w:val="00464B44"/>
    <w:rsid w:val="0046507A"/>
    <w:rsid w:val="00467A7C"/>
    <w:rsid w:val="00496CB8"/>
    <w:rsid w:val="004A282E"/>
    <w:rsid w:val="004D17CF"/>
    <w:rsid w:val="004D5CEB"/>
    <w:rsid w:val="004E2B8F"/>
    <w:rsid w:val="0051128C"/>
    <w:rsid w:val="005203E2"/>
    <w:rsid w:val="00527A3F"/>
    <w:rsid w:val="00532EC9"/>
    <w:rsid w:val="00536920"/>
    <w:rsid w:val="00547535"/>
    <w:rsid w:val="005528BA"/>
    <w:rsid w:val="005566BA"/>
    <w:rsid w:val="00565B1E"/>
    <w:rsid w:val="005665F3"/>
    <w:rsid w:val="00571463"/>
    <w:rsid w:val="00586C23"/>
    <w:rsid w:val="005A1ECB"/>
    <w:rsid w:val="005B1C70"/>
    <w:rsid w:val="00602337"/>
    <w:rsid w:val="006122FA"/>
    <w:rsid w:val="00623061"/>
    <w:rsid w:val="00633291"/>
    <w:rsid w:val="00661B64"/>
    <w:rsid w:val="006977F6"/>
    <w:rsid w:val="006A7CEE"/>
    <w:rsid w:val="006D3C7F"/>
    <w:rsid w:val="006F4C7F"/>
    <w:rsid w:val="00717963"/>
    <w:rsid w:val="00727A19"/>
    <w:rsid w:val="007534E3"/>
    <w:rsid w:val="0076525C"/>
    <w:rsid w:val="00772034"/>
    <w:rsid w:val="00773A39"/>
    <w:rsid w:val="00786837"/>
    <w:rsid w:val="007868AB"/>
    <w:rsid w:val="007A1B2A"/>
    <w:rsid w:val="007B6BEF"/>
    <w:rsid w:val="007C4E27"/>
    <w:rsid w:val="007E2A5D"/>
    <w:rsid w:val="00801C81"/>
    <w:rsid w:val="008163F5"/>
    <w:rsid w:val="0083560B"/>
    <w:rsid w:val="00852D8C"/>
    <w:rsid w:val="008565D2"/>
    <w:rsid w:val="0086288E"/>
    <w:rsid w:val="00872150"/>
    <w:rsid w:val="008903BA"/>
    <w:rsid w:val="00892F69"/>
    <w:rsid w:val="008F27BE"/>
    <w:rsid w:val="00932B9C"/>
    <w:rsid w:val="00943AD9"/>
    <w:rsid w:val="009503C0"/>
    <w:rsid w:val="00961D73"/>
    <w:rsid w:val="009623AD"/>
    <w:rsid w:val="009638C5"/>
    <w:rsid w:val="009B29FD"/>
    <w:rsid w:val="009B41AF"/>
    <w:rsid w:val="009C2D0C"/>
    <w:rsid w:val="00A072AF"/>
    <w:rsid w:val="00A16B10"/>
    <w:rsid w:val="00A27D84"/>
    <w:rsid w:val="00A46245"/>
    <w:rsid w:val="00A54DF2"/>
    <w:rsid w:val="00A82821"/>
    <w:rsid w:val="00A946AC"/>
    <w:rsid w:val="00AC3115"/>
    <w:rsid w:val="00AE4D7A"/>
    <w:rsid w:val="00AE5BBA"/>
    <w:rsid w:val="00AF36CA"/>
    <w:rsid w:val="00B02682"/>
    <w:rsid w:val="00B12CE3"/>
    <w:rsid w:val="00B21373"/>
    <w:rsid w:val="00B23C79"/>
    <w:rsid w:val="00B42EBE"/>
    <w:rsid w:val="00B617FB"/>
    <w:rsid w:val="00B830DE"/>
    <w:rsid w:val="00B83793"/>
    <w:rsid w:val="00B90F4B"/>
    <w:rsid w:val="00B94715"/>
    <w:rsid w:val="00BB3FEC"/>
    <w:rsid w:val="00BB55DC"/>
    <w:rsid w:val="00BB5C76"/>
    <w:rsid w:val="00BD022F"/>
    <w:rsid w:val="00BE7F3F"/>
    <w:rsid w:val="00C019B0"/>
    <w:rsid w:val="00C304F7"/>
    <w:rsid w:val="00C4693A"/>
    <w:rsid w:val="00C84525"/>
    <w:rsid w:val="00C84725"/>
    <w:rsid w:val="00CA071F"/>
    <w:rsid w:val="00CB7758"/>
    <w:rsid w:val="00CE01EB"/>
    <w:rsid w:val="00CE3E90"/>
    <w:rsid w:val="00D11429"/>
    <w:rsid w:val="00D24949"/>
    <w:rsid w:val="00D61E4B"/>
    <w:rsid w:val="00D61EBD"/>
    <w:rsid w:val="00D630B7"/>
    <w:rsid w:val="00D807FA"/>
    <w:rsid w:val="00D85109"/>
    <w:rsid w:val="00DA752F"/>
    <w:rsid w:val="00DB4D47"/>
    <w:rsid w:val="00DB6ADF"/>
    <w:rsid w:val="00DE772F"/>
    <w:rsid w:val="00E06D55"/>
    <w:rsid w:val="00E14AC9"/>
    <w:rsid w:val="00E40017"/>
    <w:rsid w:val="00E401D3"/>
    <w:rsid w:val="00E401FC"/>
    <w:rsid w:val="00E528E7"/>
    <w:rsid w:val="00E71E11"/>
    <w:rsid w:val="00E74055"/>
    <w:rsid w:val="00E868AE"/>
    <w:rsid w:val="00E90878"/>
    <w:rsid w:val="00EA4191"/>
    <w:rsid w:val="00EA6322"/>
    <w:rsid w:val="00EA785F"/>
    <w:rsid w:val="00EA7B31"/>
    <w:rsid w:val="00EF372D"/>
    <w:rsid w:val="00F13DD4"/>
    <w:rsid w:val="00F3598F"/>
    <w:rsid w:val="00F54146"/>
    <w:rsid w:val="00F57810"/>
    <w:rsid w:val="00F73F21"/>
    <w:rsid w:val="00F774FD"/>
    <w:rsid w:val="00F85B97"/>
    <w:rsid w:val="00F87745"/>
    <w:rsid w:val="00F92DA2"/>
    <w:rsid w:val="00FA02C8"/>
    <w:rsid w:val="00FF0ED7"/>
    <w:rsid w:val="00FF7A3F"/>
    <w:rsid w:val="01097FAD"/>
    <w:rsid w:val="0332E2F0"/>
    <w:rsid w:val="0341087D"/>
    <w:rsid w:val="0598B557"/>
    <w:rsid w:val="085FA154"/>
    <w:rsid w:val="0871D07D"/>
    <w:rsid w:val="092DC646"/>
    <w:rsid w:val="093B9A5A"/>
    <w:rsid w:val="0A209804"/>
    <w:rsid w:val="0BAAEA05"/>
    <w:rsid w:val="0C00BC2E"/>
    <w:rsid w:val="0C3AB23A"/>
    <w:rsid w:val="0D45B7B7"/>
    <w:rsid w:val="0ED53B34"/>
    <w:rsid w:val="0F9F282A"/>
    <w:rsid w:val="10103AD6"/>
    <w:rsid w:val="115352D4"/>
    <w:rsid w:val="11F242EB"/>
    <w:rsid w:val="12796DEF"/>
    <w:rsid w:val="12E467E5"/>
    <w:rsid w:val="13B93050"/>
    <w:rsid w:val="13E17153"/>
    <w:rsid w:val="152FCCD3"/>
    <w:rsid w:val="15FE6AB9"/>
    <w:rsid w:val="1640822F"/>
    <w:rsid w:val="190FEEC2"/>
    <w:rsid w:val="19130BFB"/>
    <w:rsid w:val="1A5BA605"/>
    <w:rsid w:val="1AB372BD"/>
    <w:rsid w:val="1BBBC347"/>
    <w:rsid w:val="1BFC6411"/>
    <w:rsid w:val="1C63CA7E"/>
    <w:rsid w:val="1DEE49A0"/>
    <w:rsid w:val="212B9F1D"/>
    <w:rsid w:val="22097EF1"/>
    <w:rsid w:val="22286983"/>
    <w:rsid w:val="263AC887"/>
    <w:rsid w:val="2886A95F"/>
    <w:rsid w:val="2A4C94C7"/>
    <w:rsid w:val="2D0C4143"/>
    <w:rsid w:val="2F350340"/>
    <w:rsid w:val="2F51B241"/>
    <w:rsid w:val="2F5783A8"/>
    <w:rsid w:val="2F6D89A4"/>
    <w:rsid w:val="2FED679F"/>
    <w:rsid w:val="3366BDC9"/>
    <w:rsid w:val="35A4A6D7"/>
    <w:rsid w:val="36D6E501"/>
    <w:rsid w:val="3753BCE1"/>
    <w:rsid w:val="3791EADD"/>
    <w:rsid w:val="3A7FC4CE"/>
    <w:rsid w:val="3C8EA469"/>
    <w:rsid w:val="3F446DAF"/>
    <w:rsid w:val="3F904F9A"/>
    <w:rsid w:val="40CDD012"/>
    <w:rsid w:val="435034C1"/>
    <w:rsid w:val="43E1BB85"/>
    <w:rsid w:val="452AC6CE"/>
    <w:rsid w:val="461A98E5"/>
    <w:rsid w:val="4776CC99"/>
    <w:rsid w:val="4779A9F2"/>
    <w:rsid w:val="4915B532"/>
    <w:rsid w:val="493D543B"/>
    <w:rsid w:val="4999C74E"/>
    <w:rsid w:val="49AC10E3"/>
    <w:rsid w:val="49F539DA"/>
    <w:rsid w:val="4B56D995"/>
    <w:rsid w:val="4BD628AE"/>
    <w:rsid w:val="4DC86B16"/>
    <w:rsid w:val="4F0322A6"/>
    <w:rsid w:val="50A6BEBB"/>
    <w:rsid w:val="516F65C2"/>
    <w:rsid w:val="51C89A63"/>
    <w:rsid w:val="53A425A8"/>
    <w:rsid w:val="55447719"/>
    <w:rsid w:val="5613A2F7"/>
    <w:rsid w:val="570A0A9D"/>
    <w:rsid w:val="5784F547"/>
    <w:rsid w:val="58135CDC"/>
    <w:rsid w:val="59128BA6"/>
    <w:rsid w:val="59F51C99"/>
    <w:rsid w:val="5A386AA2"/>
    <w:rsid w:val="5B2C1CF5"/>
    <w:rsid w:val="5B8C5BEC"/>
    <w:rsid w:val="5BA332A5"/>
    <w:rsid w:val="5DD4C9E3"/>
    <w:rsid w:val="5EA6F014"/>
    <w:rsid w:val="5EF32D1C"/>
    <w:rsid w:val="5FD39E69"/>
    <w:rsid w:val="60470240"/>
    <w:rsid w:val="60F5C565"/>
    <w:rsid w:val="61678945"/>
    <w:rsid w:val="64460D6B"/>
    <w:rsid w:val="647AEDDD"/>
    <w:rsid w:val="6571C548"/>
    <w:rsid w:val="65C71280"/>
    <w:rsid w:val="65FDFBC9"/>
    <w:rsid w:val="6844AE6C"/>
    <w:rsid w:val="688AFA5A"/>
    <w:rsid w:val="6BCF60C3"/>
    <w:rsid w:val="6C1C42FD"/>
    <w:rsid w:val="6E1E4F6E"/>
    <w:rsid w:val="6E8584E3"/>
    <w:rsid w:val="6F7AFE03"/>
    <w:rsid w:val="70018E15"/>
    <w:rsid w:val="70026C9C"/>
    <w:rsid w:val="708C0881"/>
    <w:rsid w:val="71ED027F"/>
    <w:rsid w:val="767C8450"/>
    <w:rsid w:val="767CD2F3"/>
    <w:rsid w:val="769E0BF4"/>
    <w:rsid w:val="76CE28A7"/>
    <w:rsid w:val="76FFCE52"/>
    <w:rsid w:val="7704B9E8"/>
    <w:rsid w:val="77548A6C"/>
    <w:rsid w:val="77DD5B4A"/>
    <w:rsid w:val="78865F5A"/>
    <w:rsid w:val="79DA9CEE"/>
    <w:rsid w:val="79EA4C8D"/>
    <w:rsid w:val="7A508F47"/>
    <w:rsid w:val="7DD85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DCFF7"/>
  <w15:docId w15:val="{F480470A-186E-1846-B353-69D8FF25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BesuchterLink">
    <w:name w:val="FollowedHyperlink"/>
    <w:basedOn w:val="Absatz-Standardschriftart"/>
    <w:semiHidden/>
    <w:unhideWhenUsed/>
    <w:rsid w:val="00074D57"/>
    <w:rPr>
      <w:color w:val="954F72" w:themeColor="followedHyperlink"/>
      <w:u w:val="single"/>
    </w:rPr>
  </w:style>
  <w:style w:type="paragraph" w:styleId="Kommentartext">
    <w:name w:val="annotation text"/>
    <w:basedOn w:val="Standard"/>
    <w:link w:val="KommentartextZchn"/>
    <w:unhideWhenUsed/>
    <w:pPr>
      <w:spacing w:line="240" w:lineRule="auto"/>
    </w:pPr>
    <w:rPr>
      <w:sz w:val="20"/>
      <w:szCs w:val="20"/>
    </w:rPr>
  </w:style>
  <w:style w:type="character" w:customStyle="1" w:styleId="KommentartextZchn">
    <w:name w:val="Kommentartext Zchn"/>
    <w:basedOn w:val="Absatz-Standardschriftart"/>
    <w:link w:val="Kommentartext"/>
    <w:rPr>
      <w:sz w:val="20"/>
      <w:szCs w:val="20"/>
    </w:rPr>
  </w:style>
  <w:style w:type="character" w:styleId="Kommentarzeichen">
    <w:name w:val="annotation reference"/>
    <w:basedOn w:val="Absatz-Standardschriftart"/>
    <w:semiHidden/>
    <w:unhideWhenUsed/>
    <w:rPr>
      <w:sz w:val="16"/>
      <w:szCs w:val="16"/>
    </w:rPr>
  </w:style>
  <w:style w:type="paragraph" w:styleId="berarbeitung">
    <w:name w:val="Revision"/>
    <w:hidden/>
    <w:semiHidden/>
    <w:rsid w:val="009623AD"/>
    <w:pPr>
      <w:spacing w:after="0"/>
    </w:pPr>
  </w:style>
  <w:style w:type="paragraph" w:styleId="Kommentarthema">
    <w:name w:val="annotation subject"/>
    <w:basedOn w:val="Kommentartext"/>
    <w:next w:val="Kommentartext"/>
    <w:link w:val="KommentarthemaZchn"/>
    <w:semiHidden/>
    <w:unhideWhenUsed/>
    <w:rsid w:val="009623AD"/>
    <w:rPr>
      <w:b/>
      <w:bCs/>
    </w:rPr>
  </w:style>
  <w:style w:type="character" w:customStyle="1" w:styleId="KommentarthemaZchn">
    <w:name w:val="Kommentarthema Zchn"/>
    <w:basedOn w:val="KommentartextZchn"/>
    <w:link w:val="Kommentarthema"/>
    <w:semiHidden/>
    <w:rsid w:val="009623AD"/>
    <w:rPr>
      <w:b/>
      <w:bCs/>
      <w:sz w:val="20"/>
      <w:szCs w:val="20"/>
    </w:rPr>
  </w:style>
  <w:style w:type="character" w:customStyle="1" w:styleId="apple-converted-space">
    <w:name w:val="apple-converted-space"/>
    <w:basedOn w:val="Absatz-Standardschriftart"/>
    <w:rsid w:val="00571463"/>
  </w:style>
  <w:style w:type="character" w:styleId="Hervorhebung">
    <w:name w:val="Emphasis"/>
    <w:basedOn w:val="Absatz-Standardschriftart"/>
    <w:uiPriority w:val="20"/>
    <w:qFormat/>
    <w:rsid w:val="00571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2056">
      <w:bodyDiv w:val="1"/>
      <w:marLeft w:val="0"/>
      <w:marRight w:val="0"/>
      <w:marTop w:val="0"/>
      <w:marBottom w:val="0"/>
      <w:divBdr>
        <w:top w:val="none" w:sz="0" w:space="0" w:color="auto"/>
        <w:left w:val="none" w:sz="0" w:space="0" w:color="auto"/>
        <w:bottom w:val="none" w:sz="0" w:space="0" w:color="auto"/>
        <w:right w:val="none" w:sz="0" w:space="0" w:color="auto"/>
      </w:divBdr>
      <w:divsChild>
        <w:div w:id="1490488104">
          <w:marLeft w:val="480"/>
          <w:marRight w:val="0"/>
          <w:marTop w:val="0"/>
          <w:marBottom w:val="0"/>
          <w:divBdr>
            <w:top w:val="none" w:sz="0" w:space="0" w:color="auto"/>
            <w:left w:val="none" w:sz="0" w:space="0" w:color="auto"/>
            <w:bottom w:val="none" w:sz="0" w:space="0" w:color="auto"/>
            <w:right w:val="none" w:sz="0" w:space="0" w:color="auto"/>
          </w:divBdr>
          <w:divsChild>
            <w:div w:id="11543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034">
      <w:bodyDiv w:val="1"/>
      <w:marLeft w:val="0"/>
      <w:marRight w:val="0"/>
      <w:marTop w:val="0"/>
      <w:marBottom w:val="0"/>
      <w:divBdr>
        <w:top w:val="none" w:sz="0" w:space="0" w:color="auto"/>
        <w:left w:val="none" w:sz="0" w:space="0" w:color="auto"/>
        <w:bottom w:val="none" w:sz="0" w:space="0" w:color="auto"/>
        <w:right w:val="none" w:sz="0" w:space="0" w:color="auto"/>
      </w:divBdr>
      <w:divsChild>
        <w:div w:id="1084958458">
          <w:marLeft w:val="480"/>
          <w:marRight w:val="0"/>
          <w:marTop w:val="0"/>
          <w:marBottom w:val="0"/>
          <w:divBdr>
            <w:top w:val="none" w:sz="0" w:space="0" w:color="auto"/>
            <w:left w:val="none" w:sz="0" w:space="0" w:color="auto"/>
            <w:bottom w:val="none" w:sz="0" w:space="0" w:color="auto"/>
            <w:right w:val="none" w:sz="0" w:space="0" w:color="auto"/>
          </w:divBdr>
          <w:divsChild>
            <w:div w:id="17309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2/rev3.3338"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commentsExtended" Target="commentsExtended.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5145</Words>
  <Characters>32415</Characters>
  <Application>Microsoft Office Word</Application>
  <DocSecurity>0</DocSecurity>
  <Lines>270</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Lehrpersonenprofessionalisierung, Evidenzinformierte Praxis, Wissenschaftskommunikation, Practical Significance Bias</cp:keywords>
  <dc:description/>
  <cp:lastModifiedBy>S M</cp:lastModifiedBy>
  <cp:revision>3</cp:revision>
  <dcterms:created xsi:type="dcterms:W3CDTF">2025-03-20T07:49:00Z</dcterms:created>
  <dcterms:modified xsi:type="dcterms:W3CDTF">2025-03-20T09:50:00Z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subtitle">
    <vt:lpwstr>Wie Bildungswissenschaften und Fachdidaktiken ihre Wissenschaftskommunikation weiterentwickeln können.</vt:lpwstr>
  </property>
  <property fmtid="{D5CDD505-2E9C-101B-9397-08002B2CF9AE}" pid="7" name="apatitle">
    <vt:lpwstr>Evidenz.Besser.Kommunizieren.</vt:lpwstr>
  </property>
  <property fmtid="{D5CDD505-2E9C-101B-9397-08002B2CF9AE}" pid="8" name="apatitledisplay">
    <vt:lpwstr>Evidenz.Besser.Kommunizieren.: Wie Bildungswissenschaften und Fachdidaktiken ihre Wissenschaftskommunikation weiterentwickeln können.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lear-hidden-classes">
    <vt:lpwstr>none</vt:lpwstr>
  </property>
  <property fmtid="{D5CDD505-2E9C-101B-9397-08002B2CF9AE}" pid="16" name="csl">
    <vt:lpwstr>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ed-lines">
    <vt:lpwstr>False</vt:lpwstr>
  </property>
  <property fmtid="{D5CDD505-2E9C-101B-9397-08002B2CF9AE}" pid="33" name="oneaffiliation">
    <vt:lpwstr>False</vt:lpwstr>
  </property>
  <property fmtid="{D5CDD505-2E9C-101B-9397-08002B2CF9AE}" pid="34" name="oneauthor">
    <vt:lpwstr>False</vt:lpwstr>
  </property>
  <property fmtid="{D5CDD505-2E9C-101B-9397-08002B2CF9AE}" pid="35" name="quarto-internal">
    <vt:lpwstr/>
  </property>
  <property fmtid="{D5CDD505-2E9C-101B-9397-08002B2CF9AE}" pid="36" name="references">
    <vt:lpwstr/>
  </property>
  <property fmtid="{D5CDD505-2E9C-101B-9397-08002B2CF9AE}" pid="37" name="remove-hidden">
    <vt:lpwstr>all</vt:lpwstr>
  </property>
  <property fmtid="{D5CDD505-2E9C-101B-9397-08002B2CF9AE}" pid="38" name="revealjs-plugins">
    <vt:lpwstr/>
  </property>
  <property fmtid="{D5CDD505-2E9C-101B-9397-08002B2CF9AE}" pid="39" name="shorttitle">
    <vt:lpwstr>EVIDENZ.BESSER.KOMMUNIZIEREN.</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Inhaltsverzeichnis</vt:lpwstr>
  </property>
  <property fmtid="{D5CDD505-2E9C-101B-9397-08002B2CF9AE}" pid="68" name="unroll-markdown-cells">
    <vt:lpwstr>True</vt:lpwstr>
  </property>
  <property fmtid="{D5CDD505-2E9C-101B-9397-08002B2CF9AE}" pid="69" name="zerocitations">
    <vt:lpwstr>False</vt:lpwstr>
  </property>
</Properties>
</file>